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98752" w14:textId="77777777" w:rsidR="00A23614" w:rsidRPr="00103399" w:rsidRDefault="008452D0" w:rsidP="00982BC7">
      <w:pPr>
        <w:spacing w:line="360" w:lineRule="auto"/>
        <w:jc w:val="center"/>
        <w:rPr>
          <w:rFonts w:ascii="Times New Roman" w:hAnsi="Times New Roman" w:cs="Times New Roman"/>
          <w:b/>
          <w:sz w:val="28"/>
          <w:szCs w:val="28"/>
        </w:rPr>
      </w:pPr>
      <w:bookmarkStart w:id="0" w:name="_Hlk137797876"/>
      <w:r w:rsidRPr="00103399">
        <w:rPr>
          <w:rFonts w:ascii="Times New Roman" w:hAnsi="Times New Roman" w:cs="Times New Roman"/>
          <w:b/>
          <w:sz w:val="28"/>
          <w:szCs w:val="28"/>
        </w:rPr>
        <w:t xml:space="preserve">DRIVER </w:t>
      </w:r>
      <w:proofErr w:type="gramStart"/>
      <w:r w:rsidRPr="00103399">
        <w:rPr>
          <w:rFonts w:ascii="Times New Roman" w:hAnsi="Times New Roman" w:cs="Times New Roman"/>
          <w:b/>
          <w:sz w:val="28"/>
          <w:szCs w:val="28"/>
        </w:rPr>
        <w:t>DROWSINESS,DRUNKEN</w:t>
      </w:r>
      <w:proofErr w:type="gramEnd"/>
      <w:r w:rsidRPr="00103399">
        <w:rPr>
          <w:rFonts w:ascii="Times New Roman" w:hAnsi="Times New Roman" w:cs="Times New Roman"/>
          <w:b/>
          <w:sz w:val="28"/>
          <w:szCs w:val="28"/>
        </w:rPr>
        <w:t xml:space="preserve"> DRIVING DETECTION AND ALERTNESS SYSTEM USING IOT</w:t>
      </w:r>
    </w:p>
    <w:p w14:paraId="78395669" w14:textId="77777777" w:rsidR="008452D0" w:rsidRPr="00103399" w:rsidRDefault="008452D0" w:rsidP="00982BC7">
      <w:pPr>
        <w:spacing w:line="360" w:lineRule="auto"/>
        <w:jc w:val="both"/>
        <w:rPr>
          <w:rFonts w:ascii="Times New Roman" w:hAnsi="Times New Roman" w:cs="Times New Roman"/>
          <w:b/>
          <w:sz w:val="28"/>
          <w:szCs w:val="28"/>
        </w:rPr>
      </w:pPr>
      <w:bookmarkStart w:id="1" w:name="_Hlk137798533"/>
      <w:bookmarkEnd w:id="0"/>
      <w:r w:rsidRPr="00103399">
        <w:rPr>
          <w:rFonts w:ascii="Times New Roman" w:hAnsi="Times New Roman" w:cs="Times New Roman"/>
          <w:b/>
          <w:sz w:val="28"/>
          <w:szCs w:val="28"/>
        </w:rPr>
        <w:t>ABSTRACT</w:t>
      </w:r>
    </w:p>
    <w:p w14:paraId="4AB503A3" w14:textId="39D445D2" w:rsidR="00103399" w:rsidRDefault="008452D0" w:rsidP="00D02885">
      <w:pPr>
        <w:autoSpaceDE w:val="0"/>
        <w:autoSpaceDN w:val="0"/>
        <w:adjustRightInd w:val="0"/>
        <w:spacing w:after="0" w:line="360" w:lineRule="auto"/>
        <w:ind w:firstLine="720"/>
        <w:jc w:val="both"/>
        <w:rPr>
          <w:rFonts w:ascii="Times New Roman" w:hAnsi="Times New Roman" w:cs="Times New Roman"/>
          <w:bCs/>
          <w:iCs/>
          <w:sz w:val="28"/>
          <w:szCs w:val="28"/>
        </w:rPr>
      </w:pPr>
      <w:r w:rsidRPr="00982BC7">
        <w:rPr>
          <w:rFonts w:ascii="Times New Roman" w:hAnsi="Times New Roman" w:cs="Times New Roman"/>
          <w:bCs/>
          <w:iCs/>
          <w:sz w:val="28"/>
          <w:szCs w:val="28"/>
        </w:rPr>
        <w:t>This system provides a unique method to drunken and drowsy people. This system has an alcohol sensor and eye blinking sensor embedded in the vehicles. Whenever the driver start vehicle, the sensors senses the eye blink and measures the content of alcohol in his breathe and automatically</w:t>
      </w:r>
      <w:r w:rsidR="00D02885">
        <w:rPr>
          <w:rFonts w:ascii="Times New Roman" w:hAnsi="Times New Roman" w:cs="Times New Roman"/>
          <w:bCs/>
          <w:iCs/>
          <w:sz w:val="28"/>
          <w:szCs w:val="28"/>
        </w:rPr>
        <w:t xml:space="preserve"> sends the signal to controller</w:t>
      </w:r>
      <w:r w:rsidRPr="00982BC7">
        <w:rPr>
          <w:rFonts w:ascii="Times New Roman" w:hAnsi="Times New Roman" w:cs="Times New Roman"/>
          <w:bCs/>
          <w:iCs/>
          <w:sz w:val="28"/>
          <w:szCs w:val="28"/>
        </w:rPr>
        <w:t xml:space="preserve">. In this system the outputs of sensors are given to the microcontroller for comparison. </w:t>
      </w:r>
      <w:r w:rsidRPr="00982BC7">
        <w:rPr>
          <w:rFonts w:ascii="Times New Roman" w:hAnsi="Times New Roman" w:cs="Times New Roman"/>
          <w:sz w:val="28"/>
          <w:szCs w:val="28"/>
        </w:rPr>
        <w:t>Drowsy is the reason for most of the road</w:t>
      </w:r>
      <w:r w:rsidR="00982BC7">
        <w:rPr>
          <w:rFonts w:ascii="Times New Roman" w:hAnsi="Times New Roman" w:cs="Times New Roman"/>
          <w:bCs/>
          <w:iCs/>
          <w:sz w:val="28"/>
          <w:szCs w:val="28"/>
        </w:rPr>
        <w:t xml:space="preserve"> </w:t>
      </w:r>
      <w:r w:rsidRPr="00982BC7">
        <w:rPr>
          <w:rFonts w:ascii="Times New Roman" w:hAnsi="Times New Roman" w:cs="Times New Roman"/>
          <w:sz w:val="28"/>
          <w:szCs w:val="28"/>
        </w:rPr>
        <w:t>accidents. Manually tracing the drowsy driver is not an easy task, because every day thousands of vehicles are running on the roads. So we need a system that must come with every car and if it detects the sleepy driver it must stop the vehicle immediately.</w:t>
      </w:r>
      <w:r w:rsidRPr="00982BC7">
        <w:rPr>
          <w:rFonts w:ascii="Times New Roman" w:hAnsi="Times New Roman" w:cs="Times New Roman"/>
          <w:bCs/>
          <w:iCs/>
          <w:sz w:val="28"/>
          <w:szCs w:val="28"/>
        </w:rPr>
        <w:t xml:space="preserve"> If the value reaches to fixed limit then</w:t>
      </w:r>
      <w:r w:rsidRPr="00982BC7">
        <w:rPr>
          <w:rFonts w:ascii="Times New Roman" w:hAnsi="Times New Roman" w:cs="Times New Roman"/>
          <w:sz w:val="28"/>
          <w:szCs w:val="28"/>
        </w:rPr>
        <w:t xml:space="preserve"> </w:t>
      </w:r>
      <w:r w:rsidRPr="00982BC7">
        <w:rPr>
          <w:rFonts w:ascii="Times New Roman" w:hAnsi="Times New Roman" w:cs="Times New Roman"/>
          <w:bCs/>
          <w:iCs/>
          <w:sz w:val="28"/>
          <w:szCs w:val="28"/>
        </w:rPr>
        <w:t>automat</w:t>
      </w:r>
      <w:r w:rsidR="00D02885">
        <w:rPr>
          <w:rFonts w:ascii="Times New Roman" w:hAnsi="Times New Roman" w:cs="Times New Roman"/>
          <w:bCs/>
          <w:iCs/>
          <w:sz w:val="28"/>
          <w:szCs w:val="28"/>
        </w:rPr>
        <w:t>ically</w:t>
      </w:r>
      <w:r w:rsidRPr="00982BC7">
        <w:rPr>
          <w:rFonts w:ascii="Times New Roman" w:hAnsi="Times New Roman" w:cs="Times New Roman"/>
          <w:bCs/>
          <w:iCs/>
          <w:sz w:val="28"/>
          <w:szCs w:val="28"/>
        </w:rPr>
        <w:t xml:space="preserve"> send</w:t>
      </w:r>
      <w:r w:rsidR="00D02885">
        <w:rPr>
          <w:rFonts w:ascii="Times New Roman" w:hAnsi="Times New Roman" w:cs="Times New Roman"/>
          <w:bCs/>
          <w:iCs/>
          <w:sz w:val="28"/>
          <w:szCs w:val="28"/>
        </w:rPr>
        <w:t xml:space="preserve">s the </w:t>
      </w:r>
      <w:r w:rsidR="009204F3">
        <w:rPr>
          <w:rFonts w:ascii="Times New Roman" w:hAnsi="Times New Roman" w:cs="Times New Roman"/>
          <w:bCs/>
          <w:iCs/>
          <w:sz w:val="28"/>
          <w:szCs w:val="28"/>
        </w:rPr>
        <w:t>intimation. The</w:t>
      </w:r>
      <w:r w:rsidR="00D02885">
        <w:rPr>
          <w:rFonts w:ascii="Times New Roman" w:hAnsi="Times New Roman" w:cs="Times New Roman"/>
          <w:bCs/>
          <w:iCs/>
          <w:sz w:val="28"/>
          <w:szCs w:val="28"/>
        </w:rPr>
        <w:t xml:space="preserve"> whole system is been </w:t>
      </w:r>
      <w:r w:rsidR="009204F3">
        <w:rPr>
          <w:rFonts w:ascii="Times New Roman" w:hAnsi="Times New Roman" w:cs="Times New Roman"/>
          <w:bCs/>
          <w:iCs/>
          <w:sz w:val="28"/>
          <w:szCs w:val="28"/>
        </w:rPr>
        <w:t>monitored by</w:t>
      </w:r>
      <w:r w:rsidR="00D02885">
        <w:rPr>
          <w:rFonts w:ascii="Times New Roman" w:hAnsi="Times New Roman" w:cs="Times New Roman"/>
          <w:bCs/>
          <w:iCs/>
          <w:sz w:val="28"/>
          <w:szCs w:val="28"/>
        </w:rPr>
        <w:t xml:space="preserve"> using IOT.</w:t>
      </w:r>
    </w:p>
    <w:bookmarkEnd w:id="1"/>
    <w:p w14:paraId="1D596A0B" w14:textId="77777777" w:rsidR="00103399" w:rsidRDefault="00103399" w:rsidP="008452D0">
      <w:pPr>
        <w:autoSpaceDE w:val="0"/>
        <w:autoSpaceDN w:val="0"/>
        <w:adjustRightInd w:val="0"/>
        <w:spacing w:after="0" w:line="360" w:lineRule="auto"/>
        <w:jc w:val="both"/>
        <w:rPr>
          <w:rFonts w:ascii="Times New Roman" w:hAnsi="Times New Roman" w:cs="Times New Roman"/>
          <w:bCs/>
          <w:iCs/>
          <w:sz w:val="28"/>
          <w:szCs w:val="28"/>
        </w:rPr>
      </w:pPr>
    </w:p>
    <w:p w14:paraId="0A45FC12" w14:textId="77777777" w:rsidR="00103399" w:rsidRDefault="00103399" w:rsidP="008452D0">
      <w:pPr>
        <w:autoSpaceDE w:val="0"/>
        <w:autoSpaceDN w:val="0"/>
        <w:adjustRightInd w:val="0"/>
        <w:spacing w:after="0" w:line="360" w:lineRule="auto"/>
        <w:jc w:val="both"/>
        <w:rPr>
          <w:rFonts w:ascii="Times New Roman" w:hAnsi="Times New Roman" w:cs="Times New Roman"/>
          <w:bCs/>
          <w:iCs/>
          <w:sz w:val="28"/>
          <w:szCs w:val="28"/>
        </w:rPr>
      </w:pPr>
    </w:p>
    <w:p w14:paraId="39E3EA5F" w14:textId="77777777" w:rsidR="00103399" w:rsidRDefault="00103399" w:rsidP="008452D0">
      <w:pPr>
        <w:autoSpaceDE w:val="0"/>
        <w:autoSpaceDN w:val="0"/>
        <w:adjustRightInd w:val="0"/>
        <w:spacing w:after="0" w:line="360" w:lineRule="auto"/>
        <w:jc w:val="both"/>
        <w:rPr>
          <w:rFonts w:ascii="Times New Roman" w:hAnsi="Times New Roman" w:cs="Times New Roman"/>
          <w:bCs/>
          <w:iCs/>
          <w:sz w:val="28"/>
          <w:szCs w:val="28"/>
        </w:rPr>
      </w:pPr>
    </w:p>
    <w:p w14:paraId="77A32250" w14:textId="77777777" w:rsidR="00103399" w:rsidRDefault="00103399" w:rsidP="008452D0">
      <w:pPr>
        <w:autoSpaceDE w:val="0"/>
        <w:autoSpaceDN w:val="0"/>
        <w:adjustRightInd w:val="0"/>
        <w:spacing w:after="0" w:line="360" w:lineRule="auto"/>
        <w:jc w:val="both"/>
        <w:rPr>
          <w:rFonts w:ascii="Times New Roman" w:hAnsi="Times New Roman" w:cs="Times New Roman"/>
          <w:bCs/>
          <w:iCs/>
          <w:sz w:val="28"/>
          <w:szCs w:val="28"/>
        </w:rPr>
      </w:pPr>
    </w:p>
    <w:p w14:paraId="4868552B" w14:textId="77777777" w:rsidR="00103399" w:rsidRDefault="00103399" w:rsidP="008452D0">
      <w:pPr>
        <w:autoSpaceDE w:val="0"/>
        <w:autoSpaceDN w:val="0"/>
        <w:adjustRightInd w:val="0"/>
        <w:spacing w:after="0" w:line="360" w:lineRule="auto"/>
        <w:jc w:val="both"/>
        <w:rPr>
          <w:rFonts w:ascii="Times New Roman" w:hAnsi="Times New Roman" w:cs="Times New Roman"/>
          <w:bCs/>
          <w:iCs/>
          <w:sz w:val="28"/>
          <w:szCs w:val="28"/>
        </w:rPr>
      </w:pPr>
    </w:p>
    <w:p w14:paraId="65982112" w14:textId="77777777" w:rsidR="008E000A" w:rsidRDefault="008E000A" w:rsidP="008E000A">
      <w:pPr>
        <w:autoSpaceDE w:val="0"/>
        <w:autoSpaceDN w:val="0"/>
        <w:adjustRightInd w:val="0"/>
        <w:spacing w:after="0" w:line="360" w:lineRule="auto"/>
        <w:rPr>
          <w:rFonts w:ascii="Times New Roman" w:hAnsi="Times New Roman" w:cs="Times New Roman"/>
          <w:bCs/>
          <w:iCs/>
          <w:sz w:val="28"/>
          <w:szCs w:val="28"/>
        </w:rPr>
      </w:pPr>
    </w:p>
    <w:p w14:paraId="18399033" w14:textId="77777777" w:rsidR="00D02885" w:rsidRDefault="00D02885" w:rsidP="00EA754E">
      <w:pPr>
        <w:autoSpaceDE w:val="0"/>
        <w:autoSpaceDN w:val="0"/>
        <w:adjustRightInd w:val="0"/>
        <w:spacing w:after="0" w:line="360" w:lineRule="auto"/>
        <w:jc w:val="center"/>
        <w:rPr>
          <w:rFonts w:ascii="Times New Roman" w:hAnsi="Times New Roman" w:cs="Times New Roman"/>
          <w:b/>
          <w:bCs/>
          <w:iCs/>
          <w:sz w:val="28"/>
          <w:szCs w:val="28"/>
        </w:rPr>
      </w:pPr>
    </w:p>
    <w:p w14:paraId="735DB423" w14:textId="77777777" w:rsidR="00D02885" w:rsidRDefault="00D02885" w:rsidP="00EA754E">
      <w:pPr>
        <w:autoSpaceDE w:val="0"/>
        <w:autoSpaceDN w:val="0"/>
        <w:adjustRightInd w:val="0"/>
        <w:spacing w:after="0" w:line="360" w:lineRule="auto"/>
        <w:jc w:val="center"/>
        <w:rPr>
          <w:rFonts w:ascii="Times New Roman" w:hAnsi="Times New Roman" w:cs="Times New Roman"/>
          <w:b/>
          <w:bCs/>
          <w:iCs/>
          <w:sz w:val="28"/>
          <w:szCs w:val="28"/>
        </w:rPr>
      </w:pPr>
    </w:p>
    <w:p w14:paraId="6CD4AB15" w14:textId="77777777" w:rsidR="00D02885" w:rsidRDefault="00D02885" w:rsidP="00EA754E">
      <w:pPr>
        <w:autoSpaceDE w:val="0"/>
        <w:autoSpaceDN w:val="0"/>
        <w:adjustRightInd w:val="0"/>
        <w:spacing w:after="0" w:line="360" w:lineRule="auto"/>
        <w:jc w:val="center"/>
        <w:rPr>
          <w:rFonts w:ascii="Times New Roman" w:hAnsi="Times New Roman" w:cs="Times New Roman"/>
          <w:b/>
          <w:bCs/>
          <w:iCs/>
          <w:sz w:val="28"/>
          <w:szCs w:val="28"/>
        </w:rPr>
      </w:pPr>
    </w:p>
    <w:p w14:paraId="35B434F3" w14:textId="77777777" w:rsidR="00D02885" w:rsidRDefault="00D02885" w:rsidP="00EA754E">
      <w:pPr>
        <w:autoSpaceDE w:val="0"/>
        <w:autoSpaceDN w:val="0"/>
        <w:adjustRightInd w:val="0"/>
        <w:spacing w:after="0" w:line="360" w:lineRule="auto"/>
        <w:jc w:val="center"/>
        <w:rPr>
          <w:rFonts w:ascii="Times New Roman" w:hAnsi="Times New Roman" w:cs="Times New Roman"/>
          <w:b/>
          <w:bCs/>
          <w:iCs/>
          <w:sz w:val="28"/>
          <w:szCs w:val="28"/>
        </w:rPr>
      </w:pPr>
    </w:p>
    <w:p w14:paraId="5D600C8B" w14:textId="77777777" w:rsidR="00D02885" w:rsidRDefault="00D02885" w:rsidP="00EA754E">
      <w:pPr>
        <w:autoSpaceDE w:val="0"/>
        <w:autoSpaceDN w:val="0"/>
        <w:adjustRightInd w:val="0"/>
        <w:spacing w:after="0" w:line="360" w:lineRule="auto"/>
        <w:jc w:val="center"/>
        <w:rPr>
          <w:rFonts w:ascii="Times New Roman" w:hAnsi="Times New Roman" w:cs="Times New Roman"/>
          <w:b/>
          <w:bCs/>
          <w:iCs/>
          <w:sz w:val="28"/>
          <w:szCs w:val="28"/>
        </w:rPr>
      </w:pPr>
    </w:p>
    <w:p w14:paraId="48CE0829" w14:textId="77777777" w:rsidR="00D02885" w:rsidRDefault="00D02885" w:rsidP="00EA754E">
      <w:pPr>
        <w:autoSpaceDE w:val="0"/>
        <w:autoSpaceDN w:val="0"/>
        <w:adjustRightInd w:val="0"/>
        <w:spacing w:after="0" w:line="360" w:lineRule="auto"/>
        <w:jc w:val="center"/>
        <w:rPr>
          <w:rFonts w:ascii="Times New Roman" w:hAnsi="Times New Roman" w:cs="Times New Roman"/>
          <w:b/>
          <w:bCs/>
          <w:iCs/>
          <w:sz w:val="28"/>
          <w:szCs w:val="28"/>
        </w:rPr>
      </w:pPr>
    </w:p>
    <w:p w14:paraId="53F770B9" w14:textId="77777777" w:rsidR="00AA0E73" w:rsidRDefault="00AA0E73" w:rsidP="00EA754E">
      <w:pPr>
        <w:autoSpaceDE w:val="0"/>
        <w:autoSpaceDN w:val="0"/>
        <w:adjustRightInd w:val="0"/>
        <w:spacing w:after="0" w:line="360" w:lineRule="auto"/>
        <w:jc w:val="center"/>
        <w:rPr>
          <w:rFonts w:ascii="Times New Roman" w:hAnsi="Times New Roman" w:cs="Times New Roman"/>
          <w:b/>
          <w:bCs/>
          <w:iCs/>
          <w:sz w:val="28"/>
          <w:szCs w:val="28"/>
        </w:rPr>
      </w:pPr>
    </w:p>
    <w:p w14:paraId="28C03E9A" w14:textId="77777777" w:rsidR="00AA0E73" w:rsidRDefault="00AA0E73" w:rsidP="00EA754E">
      <w:pPr>
        <w:autoSpaceDE w:val="0"/>
        <w:autoSpaceDN w:val="0"/>
        <w:adjustRightInd w:val="0"/>
        <w:spacing w:after="0" w:line="360" w:lineRule="auto"/>
        <w:jc w:val="center"/>
        <w:rPr>
          <w:rFonts w:ascii="Times New Roman" w:hAnsi="Times New Roman" w:cs="Times New Roman"/>
          <w:b/>
          <w:bCs/>
          <w:iCs/>
          <w:sz w:val="28"/>
          <w:szCs w:val="28"/>
        </w:rPr>
      </w:pPr>
    </w:p>
    <w:p w14:paraId="231BFAAB" w14:textId="56AC3D80" w:rsidR="00103399" w:rsidRPr="00390BB7" w:rsidRDefault="00103399" w:rsidP="00EA754E">
      <w:pPr>
        <w:autoSpaceDE w:val="0"/>
        <w:autoSpaceDN w:val="0"/>
        <w:adjustRightInd w:val="0"/>
        <w:spacing w:after="0" w:line="360" w:lineRule="auto"/>
        <w:jc w:val="center"/>
        <w:rPr>
          <w:rFonts w:ascii="Times New Roman" w:hAnsi="Times New Roman" w:cs="Times New Roman"/>
          <w:b/>
          <w:bCs/>
          <w:iCs/>
          <w:sz w:val="28"/>
          <w:szCs w:val="28"/>
        </w:rPr>
      </w:pPr>
      <w:r w:rsidRPr="00390BB7">
        <w:rPr>
          <w:rFonts w:ascii="Times New Roman" w:hAnsi="Times New Roman" w:cs="Times New Roman"/>
          <w:b/>
          <w:bCs/>
          <w:iCs/>
          <w:sz w:val="28"/>
          <w:szCs w:val="28"/>
        </w:rPr>
        <w:lastRenderedPageBreak/>
        <w:t>CHAPTER 1</w:t>
      </w:r>
    </w:p>
    <w:p w14:paraId="036C2992" w14:textId="77777777" w:rsidR="00103399" w:rsidRDefault="00103399" w:rsidP="00EA754E">
      <w:pPr>
        <w:autoSpaceDE w:val="0"/>
        <w:autoSpaceDN w:val="0"/>
        <w:adjustRightInd w:val="0"/>
        <w:spacing w:after="0" w:line="360" w:lineRule="auto"/>
        <w:jc w:val="center"/>
        <w:rPr>
          <w:rFonts w:ascii="Times New Roman" w:hAnsi="Times New Roman" w:cs="Times New Roman"/>
          <w:b/>
          <w:bCs/>
          <w:iCs/>
          <w:sz w:val="28"/>
          <w:szCs w:val="28"/>
        </w:rPr>
      </w:pPr>
      <w:r w:rsidRPr="00390BB7">
        <w:rPr>
          <w:rFonts w:ascii="Times New Roman" w:hAnsi="Times New Roman" w:cs="Times New Roman"/>
          <w:b/>
          <w:bCs/>
          <w:iCs/>
          <w:sz w:val="28"/>
          <w:szCs w:val="28"/>
        </w:rPr>
        <w:t>INTRODUCTION</w:t>
      </w:r>
    </w:p>
    <w:p w14:paraId="67838966" w14:textId="77777777" w:rsidR="00EA754E" w:rsidRPr="00390BB7" w:rsidRDefault="00EA754E" w:rsidP="008E000A">
      <w:pPr>
        <w:autoSpaceDE w:val="0"/>
        <w:autoSpaceDN w:val="0"/>
        <w:adjustRightInd w:val="0"/>
        <w:spacing w:after="0" w:line="360" w:lineRule="auto"/>
        <w:jc w:val="both"/>
        <w:rPr>
          <w:rFonts w:ascii="Times New Roman" w:hAnsi="Times New Roman" w:cs="Times New Roman"/>
          <w:b/>
          <w:bCs/>
          <w:iCs/>
          <w:sz w:val="28"/>
          <w:szCs w:val="28"/>
        </w:rPr>
      </w:pPr>
    </w:p>
    <w:p w14:paraId="3C3AF335" w14:textId="77777777" w:rsidR="00103399" w:rsidRPr="00103399" w:rsidRDefault="00103399" w:rsidP="008E000A">
      <w:pPr>
        <w:autoSpaceDE w:val="0"/>
        <w:autoSpaceDN w:val="0"/>
        <w:adjustRightInd w:val="0"/>
        <w:spacing w:after="0" w:line="360" w:lineRule="auto"/>
        <w:ind w:firstLine="720"/>
        <w:jc w:val="both"/>
        <w:rPr>
          <w:rFonts w:ascii="Times New Roman" w:hAnsi="Times New Roman" w:cs="Times New Roman"/>
          <w:sz w:val="28"/>
          <w:szCs w:val="28"/>
        </w:rPr>
      </w:pPr>
      <w:r w:rsidRPr="00103399">
        <w:rPr>
          <w:rFonts w:ascii="Times New Roman" w:hAnsi="Times New Roman" w:cs="Times New Roman"/>
          <w:sz w:val="28"/>
          <w:szCs w:val="28"/>
        </w:rPr>
        <w:t>Driver drowsiness detection is a car safety</w:t>
      </w:r>
      <w:r>
        <w:rPr>
          <w:rFonts w:ascii="Times New Roman" w:hAnsi="Times New Roman" w:cs="Times New Roman"/>
          <w:sz w:val="28"/>
          <w:szCs w:val="28"/>
        </w:rPr>
        <w:t xml:space="preserve"> </w:t>
      </w:r>
      <w:r w:rsidRPr="00103399">
        <w:rPr>
          <w:rFonts w:ascii="Times New Roman" w:hAnsi="Times New Roman" w:cs="Times New Roman"/>
          <w:sz w:val="28"/>
          <w:szCs w:val="28"/>
        </w:rPr>
        <w:t>technology which helps prevent accidents caused by the</w:t>
      </w:r>
      <w:r>
        <w:rPr>
          <w:rFonts w:ascii="Times New Roman" w:hAnsi="Times New Roman" w:cs="Times New Roman"/>
          <w:sz w:val="28"/>
          <w:szCs w:val="28"/>
        </w:rPr>
        <w:t xml:space="preserve"> </w:t>
      </w:r>
      <w:r w:rsidRPr="00103399">
        <w:rPr>
          <w:rFonts w:ascii="Times New Roman" w:hAnsi="Times New Roman" w:cs="Times New Roman"/>
          <w:sz w:val="28"/>
          <w:szCs w:val="28"/>
        </w:rPr>
        <w:t>driver getting drowsy. Various studies have suggested</w:t>
      </w:r>
    </w:p>
    <w:p w14:paraId="3C911A56" w14:textId="77777777" w:rsidR="008E000A" w:rsidRDefault="00103399" w:rsidP="008E000A">
      <w:pPr>
        <w:autoSpaceDE w:val="0"/>
        <w:autoSpaceDN w:val="0"/>
        <w:adjustRightInd w:val="0"/>
        <w:spacing w:after="0" w:line="360" w:lineRule="auto"/>
        <w:jc w:val="both"/>
        <w:rPr>
          <w:rFonts w:ascii="Times New Roman" w:hAnsi="Times New Roman" w:cs="Times New Roman"/>
          <w:sz w:val="28"/>
          <w:szCs w:val="28"/>
        </w:rPr>
      </w:pPr>
      <w:r w:rsidRPr="00103399">
        <w:rPr>
          <w:rFonts w:ascii="Times New Roman" w:hAnsi="Times New Roman" w:cs="Times New Roman"/>
          <w:sz w:val="28"/>
          <w:szCs w:val="28"/>
        </w:rPr>
        <w:t>that around 20% of all road accidents are fatigue-related,</w:t>
      </w:r>
      <w:r>
        <w:rPr>
          <w:rFonts w:ascii="Times New Roman" w:hAnsi="Times New Roman" w:cs="Times New Roman"/>
          <w:sz w:val="28"/>
          <w:szCs w:val="28"/>
        </w:rPr>
        <w:t xml:space="preserve"> </w:t>
      </w:r>
      <w:r w:rsidRPr="00103399">
        <w:rPr>
          <w:rFonts w:ascii="Times New Roman" w:hAnsi="Times New Roman" w:cs="Times New Roman"/>
          <w:sz w:val="28"/>
          <w:szCs w:val="28"/>
        </w:rPr>
        <w:t xml:space="preserve">up to 50% on certain </w:t>
      </w:r>
      <w:proofErr w:type="gramStart"/>
      <w:r w:rsidRPr="00103399">
        <w:rPr>
          <w:rFonts w:ascii="Times New Roman" w:hAnsi="Times New Roman" w:cs="Times New Roman"/>
          <w:sz w:val="28"/>
          <w:szCs w:val="28"/>
        </w:rPr>
        <w:t>roads .Some</w:t>
      </w:r>
      <w:proofErr w:type="gramEnd"/>
      <w:r w:rsidRPr="00103399">
        <w:rPr>
          <w:rFonts w:ascii="Times New Roman" w:hAnsi="Times New Roman" w:cs="Times New Roman"/>
          <w:sz w:val="28"/>
          <w:szCs w:val="28"/>
        </w:rPr>
        <w:t xml:space="preserve"> of the current systems</w:t>
      </w:r>
      <w:r>
        <w:rPr>
          <w:rFonts w:ascii="Times New Roman" w:hAnsi="Times New Roman" w:cs="Times New Roman"/>
          <w:sz w:val="28"/>
          <w:szCs w:val="28"/>
        </w:rPr>
        <w:t xml:space="preserve"> </w:t>
      </w:r>
      <w:r w:rsidRPr="00103399">
        <w:rPr>
          <w:rFonts w:ascii="Times New Roman" w:hAnsi="Times New Roman" w:cs="Times New Roman"/>
          <w:sz w:val="28"/>
          <w:szCs w:val="28"/>
        </w:rPr>
        <w:t>learn driver patterns and can detect when a driver is</w:t>
      </w:r>
      <w:r>
        <w:rPr>
          <w:rFonts w:ascii="Times New Roman" w:hAnsi="Times New Roman" w:cs="Times New Roman"/>
          <w:sz w:val="28"/>
          <w:szCs w:val="28"/>
        </w:rPr>
        <w:t xml:space="preserve"> </w:t>
      </w:r>
      <w:r w:rsidRPr="00103399">
        <w:rPr>
          <w:rFonts w:ascii="Times New Roman" w:hAnsi="Times New Roman" w:cs="Times New Roman"/>
          <w:sz w:val="28"/>
          <w:szCs w:val="28"/>
        </w:rPr>
        <w:t>becoming drowsy .The development of technologies for</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detecting or preventing drowsiness at the wheel is a</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major challenge in the field of accident avoidance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systems. Because of the hazard that drowsiness presents</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on the road, methods need to be developed for</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 xml:space="preserve">counteracting </w:t>
      </w:r>
      <w:proofErr w:type="gramStart"/>
      <w:r w:rsidRPr="00103399">
        <w:rPr>
          <w:rFonts w:ascii="Times New Roman" w:hAnsi="Times New Roman" w:cs="Times New Roman"/>
          <w:sz w:val="28"/>
          <w:szCs w:val="28"/>
        </w:rPr>
        <w:t>its</w:t>
      </w:r>
      <w:proofErr w:type="gramEnd"/>
      <w:r w:rsidRPr="00103399">
        <w:rPr>
          <w:rFonts w:ascii="Times New Roman" w:hAnsi="Times New Roman" w:cs="Times New Roman"/>
          <w:sz w:val="28"/>
          <w:szCs w:val="28"/>
        </w:rPr>
        <w:t xml:space="preserve"> affects</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The aim of this project is to develop a prototype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drowsiness detection system. The focus will be placed</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on designing a system that will accurately monitor the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eye blink rate, heart-beat respiration rate and temperature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of the driver .In this project we use sensors to measure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all these factors. The values measured will be sent to the</w:t>
      </w:r>
      <w:r w:rsidR="008E000A">
        <w:rPr>
          <w:rFonts w:ascii="Times New Roman" w:hAnsi="Times New Roman" w:cs="Times New Roman"/>
          <w:sz w:val="28"/>
          <w:szCs w:val="28"/>
        </w:rPr>
        <w:t xml:space="preserve"> </w:t>
      </w:r>
      <w:r w:rsidRPr="00103399">
        <w:rPr>
          <w:rFonts w:ascii="Times New Roman" w:hAnsi="Times New Roman" w:cs="Times New Roman"/>
          <w:sz w:val="28"/>
          <w:szCs w:val="28"/>
        </w:rPr>
        <w:t>microcontroller where the measured values will be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compared with the reference values. If the values</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measured do not match with the reference values then</w:t>
      </w:r>
      <w:r w:rsidR="008E000A">
        <w:rPr>
          <w:rFonts w:ascii="Times New Roman" w:hAnsi="Times New Roman" w:cs="Times New Roman"/>
          <w:sz w:val="28"/>
          <w:szCs w:val="28"/>
        </w:rPr>
        <w:t xml:space="preserve"> </w:t>
      </w:r>
      <w:r w:rsidRPr="00103399">
        <w:rPr>
          <w:rFonts w:ascii="Times New Roman" w:hAnsi="Times New Roman" w:cs="Times New Roman"/>
          <w:sz w:val="28"/>
          <w:szCs w:val="28"/>
        </w:rPr>
        <w:t>the microcontroller will send a warning signal in the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LCD display thereby preventing accidents.</w:t>
      </w:r>
    </w:p>
    <w:p w14:paraId="25AC262B" w14:textId="77777777" w:rsidR="008E000A" w:rsidRDefault="00103399" w:rsidP="008E000A">
      <w:pPr>
        <w:autoSpaceDE w:val="0"/>
        <w:autoSpaceDN w:val="0"/>
        <w:adjustRightInd w:val="0"/>
        <w:spacing w:after="0" w:line="360" w:lineRule="auto"/>
        <w:ind w:firstLine="720"/>
        <w:jc w:val="both"/>
        <w:rPr>
          <w:rFonts w:ascii="Times New Roman" w:hAnsi="Times New Roman" w:cs="Times New Roman"/>
          <w:sz w:val="28"/>
          <w:szCs w:val="28"/>
        </w:rPr>
      </w:pPr>
      <w:r w:rsidRPr="00103399">
        <w:rPr>
          <w:rFonts w:ascii="Times New Roman" w:hAnsi="Times New Roman" w:cs="Times New Roman"/>
          <w:sz w:val="28"/>
          <w:szCs w:val="28"/>
        </w:rPr>
        <w:t>This project involves measure and controls the eye blink &amp;</w:t>
      </w:r>
      <w:r w:rsidR="008E000A">
        <w:rPr>
          <w:rFonts w:ascii="Times New Roman" w:hAnsi="Times New Roman" w:cs="Times New Roman"/>
          <w:sz w:val="28"/>
          <w:szCs w:val="28"/>
        </w:rPr>
        <w:t xml:space="preserve"> </w:t>
      </w:r>
      <w:r w:rsidRPr="00103399">
        <w:rPr>
          <w:rFonts w:ascii="Times New Roman" w:hAnsi="Times New Roman" w:cs="Times New Roman"/>
          <w:sz w:val="28"/>
          <w:szCs w:val="28"/>
        </w:rPr>
        <w:t>alcohol content using IR sensor &amp; alcohol detector. The IR</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transmitter is used to transmit the infrared rays in our eye. The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IR receiver is used to receive the reflected infrared rays of eye. If</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the eye is closed means the output of IR receiver is high</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otherwise the IR receiver output is low. This to know the eye is</w:t>
      </w:r>
      <w:r w:rsidR="008E000A">
        <w:rPr>
          <w:rFonts w:ascii="Times New Roman" w:hAnsi="Times New Roman" w:cs="Times New Roman"/>
          <w:sz w:val="28"/>
          <w:szCs w:val="28"/>
        </w:rPr>
        <w:t xml:space="preserve"> </w:t>
      </w:r>
      <w:r w:rsidRPr="00103399">
        <w:rPr>
          <w:rFonts w:ascii="Times New Roman" w:hAnsi="Times New Roman" w:cs="Times New Roman"/>
          <w:sz w:val="28"/>
          <w:szCs w:val="28"/>
        </w:rPr>
        <w:t>closing or opening position. Alcohol detector detects the content</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of alcohol in the breath and thus it attempts to clamp down</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alcoholics. This system uses microcontroller, LCD display,</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alcohol detector, GSM and buzzer. The output of the sensor is</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 xml:space="preserve">directly proportional to the content of alcohol </w:t>
      </w:r>
      <w:r w:rsidR="009B6A52" w:rsidRPr="00103399">
        <w:rPr>
          <w:rFonts w:ascii="Times New Roman" w:hAnsi="Times New Roman" w:cs="Times New Roman"/>
          <w:sz w:val="28"/>
          <w:szCs w:val="28"/>
        </w:rPr>
        <w:t xml:space="preserve">consumed. </w:t>
      </w:r>
    </w:p>
    <w:p w14:paraId="5840F9B0" w14:textId="77777777" w:rsidR="008E000A" w:rsidRDefault="008E000A" w:rsidP="008E000A">
      <w:pPr>
        <w:autoSpaceDE w:val="0"/>
        <w:autoSpaceDN w:val="0"/>
        <w:adjustRightInd w:val="0"/>
        <w:spacing w:after="0" w:line="360" w:lineRule="auto"/>
        <w:ind w:firstLine="720"/>
        <w:jc w:val="both"/>
        <w:rPr>
          <w:rFonts w:ascii="Times New Roman" w:hAnsi="Times New Roman" w:cs="Times New Roman"/>
          <w:sz w:val="28"/>
          <w:szCs w:val="28"/>
        </w:rPr>
      </w:pPr>
    </w:p>
    <w:p w14:paraId="4FB7CC5F" w14:textId="77777777" w:rsidR="008E000A" w:rsidRDefault="00103399" w:rsidP="008E000A">
      <w:pPr>
        <w:autoSpaceDE w:val="0"/>
        <w:autoSpaceDN w:val="0"/>
        <w:adjustRightInd w:val="0"/>
        <w:spacing w:after="0" w:line="360" w:lineRule="auto"/>
        <w:ind w:firstLine="720"/>
        <w:jc w:val="both"/>
        <w:rPr>
          <w:rFonts w:ascii="Times New Roman" w:hAnsi="Times New Roman" w:cs="Times New Roman"/>
          <w:sz w:val="28"/>
          <w:szCs w:val="28"/>
        </w:rPr>
      </w:pPr>
      <w:r w:rsidRPr="00103399">
        <w:rPr>
          <w:rFonts w:ascii="Times New Roman" w:hAnsi="Times New Roman" w:cs="Times New Roman"/>
          <w:sz w:val="28"/>
          <w:szCs w:val="28"/>
        </w:rPr>
        <w:t>This</w:t>
      </w:r>
      <w:r w:rsidR="008E000A">
        <w:rPr>
          <w:rFonts w:ascii="Times New Roman" w:hAnsi="Times New Roman" w:cs="Times New Roman"/>
          <w:sz w:val="28"/>
          <w:szCs w:val="28"/>
        </w:rPr>
        <w:t xml:space="preserve"> </w:t>
      </w:r>
      <w:r w:rsidRPr="00103399">
        <w:rPr>
          <w:rFonts w:ascii="Times New Roman" w:hAnsi="Times New Roman" w:cs="Times New Roman"/>
          <w:sz w:val="28"/>
          <w:szCs w:val="28"/>
        </w:rPr>
        <w:t>output is given to logic circuit to indicate the alarm. This project</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involves controlling accident due to unconscious through Eye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blink &amp; alcohol detector. Here one eye blink sensor and alcohol</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 xml:space="preserve">detector </w:t>
      </w:r>
      <w:proofErr w:type="gramStart"/>
      <w:r w:rsidRPr="00103399">
        <w:rPr>
          <w:rFonts w:ascii="Times New Roman" w:hAnsi="Times New Roman" w:cs="Times New Roman"/>
          <w:sz w:val="28"/>
          <w:szCs w:val="28"/>
        </w:rPr>
        <w:t>is</w:t>
      </w:r>
      <w:proofErr w:type="gramEnd"/>
      <w:r w:rsidRPr="00103399">
        <w:rPr>
          <w:rFonts w:ascii="Times New Roman" w:hAnsi="Times New Roman" w:cs="Times New Roman"/>
          <w:sz w:val="28"/>
          <w:szCs w:val="28"/>
        </w:rPr>
        <w:t xml:space="preserve"> fixed in vehicle where if anybody loses conscious and</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indicate through alarm,</w:t>
      </w:r>
      <w:r w:rsidR="009B6A52">
        <w:rPr>
          <w:rFonts w:ascii="Times New Roman" w:hAnsi="Times New Roman" w:cs="Times New Roman"/>
          <w:sz w:val="28"/>
          <w:szCs w:val="28"/>
        </w:rPr>
        <w:t xml:space="preserve"> </w:t>
      </w:r>
      <w:r w:rsidRPr="00103399">
        <w:rPr>
          <w:rFonts w:ascii="Times New Roman" w:hAnsi="Times New Roman" w:cs="Times New Roman"/>
          <w:sz w:val="28"/>
          <w:szCs w:val="28"/>
        </w:rPr>
        <w:t xml:space="preserve">LCD and </w:t>
      </w:r>
      <w:proofErr w:type="spellStart"/>
      <w:r w:rsidRPr="00103399">
        <w:rPr>
          <w:rFonts w:ascii="Times New Roman" w:hAnsi="Times New Roman" w:cs="Times New Roman"/>
          <w:sz w:val="28"/>
          <w:szCs w:val="28"/>
        </w:rPr>
        <w:t>GSM..The</w:t>
      </w:r>
      <w:proofErr w:type="spellEnd"/>
      <w:r w:rsidRPr="00103399">
        <w:rPr>
          <w:rFonts w:ascii="Times New Roman" w:hAnsi="Times New Roman" w:cs="Times New Roman"/>
          <w:sz w:val="28"/>
          <w:szCs w:val="28"/>
        </w:rPr>
        <w:t xml:space="preserve"> circuit has an</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alcohol sensor. This sensor measures the content of alcohol from</w:t>
      </w:r>
      <w:r w:rsidR="008E000A">
        <w:rPr>
          <w:rFonts w:ascii="Times New Roman" w:hAnsi="Times New Roman" w:cs="Times New Roman"/>
          <w:sz w:val="28"/>
          <w:szCs w:val="28"/>
        </w:rPr>
        <w:t xml:space="preserve"> </w:t>
      </w:r>
      <w:r w:rsidRPr="00103399">
        <w:rPr>
          <w:rFonts w:ascii="Times New Roman" w:hAnsi="Times New Roman" w:cs="Times New Roman"/>
          <w:sz w:val="28"/>
          <w:szCs w:val="28"/>
        </w:rPr>
        <w:t>the breath of drunken people. Output of the sensor is directly</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proportional to the alcohol content. When the alcohol molecules</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in the air meet the electrode that is between alumina and tin</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dioxide in the sensor, ethanol burns into acetic acid then more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current is produced. So the more alcohol molecules more will be</w:t>
      </w:r>
      <w:r w:rsidR="008E000A">
        <w:rPr>
          <w:rFonts w:ascii="Times New Roman" w:hAnsi="Times New Roman" w:cs="Times New Roman"/>
          <w:sz w:val="28"/>
          <w:szCs w:val="28"/>
        </w:rPr>
        <w:t xml:space="preserve"> </w:t>
      </w:r>
      <w:r w:rsidRPr="00103399">
        <w:rPr>
          <w:rFonts w:ascii="Times New Roman" w:hAnsi="Times New Roman" w:cs="Times New Roman"/>
          <w:sz w:val="28"/>
          <w:szCs w:val="28"/>
        </w:rPr>
        <w:t>the current produced. Output of the sensor is then fed to the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microcontroller</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 xml:space="preserve">for comparison. </w:t>
      </w:r>
    </w:p>
    <w:p w14:paraId="592846E1" w14:textId="77777777" w:rsidR="008E000A" w:rsidRDefault="008E000A" w:rsidP="008E000A">
      <w:pPr>
        <w:autoSpaceDE w:val="0"/>
        <w:autoSpaceDN w:val="0"/>
        <w:adjustRightInd w:val="0"/>
        <w:spacing w:after="0" w:line="360" w:lineRule="auto"/>
        <w:ind w:firstLine="720"/>
        <w:jc w:val="both"/>
        <w:rPr>
          <w:rFonts w:ascii="Times New Roman" w:hAnsi="Times New Roman" w:cs="Times New Roman"/>
          <w:sz w:val="28"/>
          <w:szCs w:val="28"/>
        </w:rPr>
      </w:pPr>
    </w:p>
    <w:p w14:paraId="793414EE" w14:textId="77777777" w:rsidR="00103399" w:rsidRPr="00103399" w:rsidRDefault="00103399" w:rsidP="008E000A">
      <w:pPr>
        <w:autoSpaceDE w:val="0"/>
        <w:autoSpaceDN w:val="0"/>
        <w:adjustRightInd w:val="0"/>
        <w:spacing w:after="0" w:line="360" w:lineRule="auto"/>
        <w:ind w:firstLine="720"/>
        <w:jc w:val="both"/>
        <w:rPr>
          <w:rFonts w:ascii="Times New Roman" w:hAnsi="Times New Roman" w:cs="Times New Roman"/>
          <w:sz w:val="28"/>
          <w:szCs w:val="28"/>
        </w:rPr>
      </w:pPr>
      <w:r w:rsidRPr="00103399">
        <w:rPr>
          <w:rFonts w:ascii="Times New Roman" w:hAnsi="Times New Roman" w:cs="Times New Roman"/>
          <w:sz w:val="28"/>
          <w:szCs w:val="28"/>
        </w:rPr>
        <w:t xml:space="preserve">The output of </w:t>
      </w:r>
      <w:proofErr w:type="gramStart"/>
      <w:r w:rsidRPr="00103399">
        <w:rPr>
          <w:rFonts w:ascii="Times New Roman" w:hAnsi="Times New Roman" w:cs="Times New Roman"/>
          <w:sz w:val="28"/>
          <w:szCs w:val="28"/>
        </w:rPr>
        <w:t xml:space="preserve">the </w:t>
      </w:r>
      <w:r w:rsidR="009B6A52">
        <w:rPr>
          <w:rFonts w:ascii="Times New Roman" w:hAnsi="Times New Roman" w:cs="Times New Roman"/>
          <w:sz w:val="28"/>
          <w:szCs w:val="28"/>
        </w:rPr>
        <w:t xml:space="preserve"> </w:t>
      </w:r>
      <w:r w:rsidRPr="00103399">
        <w:rPr>
          <w:rFonts w:ascii="Times New Roman" w:hAnsi="Times New Roman" w:cs="Times New Roman"/>
          <w:sz w:val="28"/>
          <w:szCs w:val="28"/>
        </w:rPr>
        <w:t>sensors</w:t>
      </w:r>
      <w:proofErr w:type="gramEnd"/>
      <w:r w:rsidRPr="00103399">
        <w:rPr>
          <w:rFonts w:ascii="Times New Roman" w:hAnsi="Times New Roman" w:cs="Times New Roman"/>
          <w:sz w:val="28"/>
          <w:szCs w:val="28"/>
        </w:rPr>
        <w:t xml:space="preserve"> are in</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the analog nature which should be converted into digital format.</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This is done by the analog to digital converter of the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microcontroller unit. The microcontroller controls the entire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circuit.. The LCD displays the message, GSM sends message</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and buzzer produces alarm. The working conditions and various</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 xml:space="preserve">constraints were properly studied before carrying </w:t>
      </w:r>
      <w:r w:rsidR="00390BB7" w:rsidRPr="00103399">
        <w:rPr>
          <w:rFonts w:ascii="Times New Roman" w:hAnsi="Times New Roman" w:cs="Times New Roman"/>
          <w:sz w:val="28"/>
          <w:szCs w:val="28"/>
        </w:rPr>
        <w:t>out further</w:t>
      </w:r>
      <w:r w:rsidR="00390BB7">
        <w:rPr>
          <w:rFonts w:ascii="Times New Roman" w:hAnsi="Times New Roman" w:cs="Times New Roman"/>
          <w:sz w:val="28"/>
          <w:szCs w:val="28"/>
        </w:rPr>
        <w:t xml:space="preserve"> </w:t>
      </w:r>
      <w:r w:rsidRPr="00103399">
        <w:rPr>
          <w:rFonts w:ascii="Times New Roman" w:hAnsi="Times New Roman" w:cs="Times New Roman"/>
          <w:sz w:val="28"/>
          <w:szCs w:val="28"/>
        </w:rPr>
        <w:t>steps.</w:t>
      </w:r>
    </w:p>
    <w:p w14:paraId="5E13DD94" w14:textId="77777777" w:rsidR="00103399" w:rsidRPr="008E000A" w:rsidRDefault="00103399" w:rsidP="008E000A">
      <w:pPr>
        <w:pStyle w:val="NormalWeb"/>
        <w:spacing w:line="360" w:lineRule="auto"/>
        <w:ind w:firstLine="720"/>
        <w:jc w:val="both"/>
        <w:rPr>
          <w:sz w:val="28"/>
          <w:szCs w:val="28"/>
        </w:rPr>
      </w:pPr>
      <w:r w:rsidRPr="00103399">
        <w:rPr>
          <w:bCs/>
          <w:sz w:val="28"/>
          <w:szCs w:val="28"/>
        </w:rPr>
        <w:t>Driver Monitoring System</w:t>
      </w:r>
      <w:r w:rsidRPr="00103399">
        <w:rPr>
          <w:sz w:val="28"/>
          <w:szCs w:val="28"/>
        </w:rPr>
        <w:t xml:space="preserve">, also known as </w:t>
      </w:r>
      <w:r w:rsidRPr="00103399">
        <w:rPr>
          <w:bCs/>
          <w:sz w:val="28"/>
          <w:szCs w:val="28"/>
        </w:rPr>
        <w:t>Driver Attention Monitor</w:t>
      </w:r>
      <w:r w:rsidRPr="00103399">
        <w:rPr>
          <w:sz w:val="28"/>
          <w:szCs w:val="28"/>
        </w:rPr>
        <w:t xml:space="preserve">, is a vehicle safety system first introduced by </w:t>
      </w:r>
      <w:hyperlink r:id="rId7" w:tooltip="Toyota" w:history="1">
        <w:r w:rsidRPr="00103399">
          <w:rPr>
            <w:rStyle w:val="Hyperlink"/>
            <w:color w:val="auto"/>
            <w:sz w:val="28"/>
            <w:szCs w:val="28"/>
            <w:u w:val="none"/>
          </w:rPr>
          <w:t>Toyota</w:t>
        </w:r>
      </w:hyperlink>
      <w:r w:rsidRPr="00103399">
        <w:rPr>
          <w:sz w:val="28"/>
          <w:szCs w:val="28"/>
        </w:rPr>
        <w:t xml:space="preserve"> in 2006 for its and </w:t>
      </w:r>
      <w:hyperlink r:id="rId8" w:tooltip="Lexus" w:history="1">
        <w:r w:rsidRPr="00103399">
          <w:rPr>
            <w:rStyle w:val="Hyperlink"/>
            <w:color w:val="auto"/>
            <w:sz w:val="28"/>
            <w:szCs w:val="28"/>
            <w:u w:val="none"/>
          </w:rPr>
          <w:t>Lexus</w:t>
        </w:r>
      </w:hyperlink>
      <w:r w:rsidRPr="00103399">
        <w:rPr>
          <w:sz w:val="28"/>
          <w:szCs w:val="28"/>
        </w:rPr>
        <w:t xml:space="preserve"> latest models. It was first offered on the GS 450h. The system's functions co-operate with the </w:t>
      </w:r>
      <w:hyperlink r:id="rId9" w:tooltip="Pre-Collision System (PCS)" w:history="1">
        <w:r w:rsidRPr="00103399">
          <w:rPr>
            <w:rStyle w:val="Hyperlink"/>
            <w:color w:val="auto"/>
            <w:sz w:val="28"/>
            <w:szCs w:val="28"/>
            <w:u w:val="none"/>
          </w:rPr>
          <w:t>Pre-Collision System (PCS)</w:t>
        </w:r>
      </w:hyperlink>
      <w:r w:rsidRPr="00103399">
        <w:rPr>
          <w:sz w:val="28"/>
          <w:szCs w:val="28"/>
        </w:rPr>
        <w:t xml:space="preserve">.The system uses infrared sensors to monitor driver attentiveness. Specifically, the Driver Monitoring System includes a </w:t>
      </w:r>
      <w:hyperlink r:id="rId10" w:tooltip="Charge-coupled device" w:history="1">
        <w:r w:rsidRPr="00103399">
          <w:rPr>
            <w:rStyle w:val="Hyperlink"/>
            <w:color w:val="auto"/>
            <w:sz w:val="28"/>
            <w:szCs w:val="28"/>
            <w:u w:val="none"/>
          </w:rPr>
          <w:t>CCD</w:t>
        </w:r>
      </w:hyperlink>
      <w:r w:rsidRPr="00103399">
        <w:rPr>
          <w:sz w:val="28"/>
          <w:szCs w:val="28"/>
        </w:rPr>
        <w:t xml:space="preserve"> </w:t>
      </w:r>
      <w:hyperlink r:id="rId11" w:tooltip="Camera" w:history="1">
        <w:r w:rsidRPr="00103399">
          <w:rPr>
            <w:rStyle w:val="Hyperlink"/>
            <w:color w:val="auto"/>
            <w:sz w:val="28"/>
            <w:szCs w:val="28"/>
            <w:u w:val="none"/>
          </w:rPr>
          <w:t>camera</w:t>
        </w:r>
      </w:hyperlink>
      <w:r w:rsidRPr="00103399">
        <w:rPr>
          <w:sz w:val="28"/>
          <w:szCs w:val="28"/>
        </w:rPr>
        <w:t xml:space="preserve"> placed on the steering column which is capable of </w:t>
      </w:r>
      <w:hyperlink r:id="rId12" w:tooltip="Eye tracking" w:history="1">
        <w:r w:rsidRPr="00103399">
          <w:rPr>
            <w:rStyle w:val="Hyperlink"/>
            <w:color w:val="auto"/>
            <w:sz w:val="28"/>
            <w:szCs w:val="28"/>
            <w:u w:val="none"/>
          </w:rPr>
          <w:t>eye tracking</w:t>
        </w:r>
      </w:hyperlink>
      <w:r w:rsidRPr="00103399">
        <w:rPr>
          <w:sz w:val="28"/>
          <w:szCs w:val="28"/>
        </w:rPr>
        <w:t xml:space="preserve">, via </w:t>
      </w:r>
      <w:hyperlink r:id="rId13" w:tooltip="Infrared" w:history="1">
        <w:r w:rsidRPr="00103399">
          <w:rPr>
            <w:rStyle w:val="Hyperlink"/>
            <w:color w:val="auto"/>
            <w:sz w:val="28"/>
            <w:szCs w:val="28"/>
            <w:u w:val="none"/>
          </w:rPr>
          <w:t>infrared</w:t>
        </w:r>
      </w:hyperlink>
      <w:r w:rsidRPr="00103399">
        <w:rPr>
          <w:sz w:val="28"/>
          <w:szCs w:val="28"/>
        </w:rPr>
        <w:t xml:space="preserve"> </w:t>
      </w:r>
      <w:hyperlink r:id="rId14" w:tooltip="LED" w:history="1">
        <w:r w:rsidRPr="00103399">
          <w:rPr>
            <w:rStyle w:val="Hyperlink"/>
            <w:color w:val="auto"/>
            <w:sz w:val="28"/>
            <w:szCs w:val="28"/>
            <w:u w:val="none"/>
          </w:rPr>
          <w:t>LED</w:t>
        </w:r>
      </w:hyperlink>
      <w:r w:rsidRPr="00103399">
        <w:rPr>
          <w:sz w:val="28"/>
          <w:szCs w:val="28"/>
        </w:rPr>
        <w:t xml:space="preserve"> detectors. If the driver is not paying attention to the road ahead and a dangerous situation is detected, the system will warn the driver by flashing lights, warning sounds. If no action is taken, the vehicle will apply </w:t>
      </w:r>
      <w:r w:rsidRPr="00103399">
        <w:rPr>
          <w:sz w:val="28"/>
          <w:szCs w:val="28"/>
        </w:rPr>
        <w:lastRenderedPageBreak/>
        <w:t xml:space="preserve">the brakes (a warning alarm </w:t>
      </w:r>
      <w:r w:rsidRPr="008E000A">
        <w:rPr>
          <w:sz w:val="28"/>
          <w:szCs w:val="28"/>
        </w:rPr>
        <w:t xml:space="preserve">will sound followed by a brief automatic application of the IGNITION LOCKING system). This system is said to be the first of its kind. In 2008, the </w:t>
      </w:r>
      <w:hyperlink r:id="rId15" w:tooltip="Toyota Crown" w:history="1">
        <w:r w:rsidRPr="008E000A">
          <w:rPr>
            <w:rStyle w:val="Hyperlink"/>
            <w:color w:val="auto"/>
            <w:sz w:val="28"/>
            <w:szCs w:val="28"/>
            <w:u w:val="none"/>
          </w:rPr>
          <w:t>Toyota Crown</w:t>
        </w:r>
      </w:hyperlink>
      <w:r w:rsidRPr="008E000A">
        <w:rPr>
          <w:sz w:val="28"/>
          <w:szCs w:val="28"/>
        </w:rPr>
        <w:t xml:space="preserve"> system went further and can detect if the driver is becoming sleepy by monitoring the eyelids</w:t>
      </w:r>
    </w:p>
    <w:p w14:paraId="3B285EFE" w14:textId="77777777" w:rsidR="00A76E38" w:rsidRDefault="00A76E38" w:rsidP="00390BB7">
      <w:pPr>
        <w:pStyle w:val="NormalWeb"/>
        <w:spacing w:line="360" w:lineRule="auto"/>
        <w:jc w:val="both"/>
        <w:rPr>
          <w:b/>
          <w:sz w:val="28"/>
          <w:szCs w:val="28"/>
        </w:rPr>
      </w:pPr>
      <w:r w:rsidRPr="00A76E38">
        <w:rPr>
          <w:b/>
          <w:sz w:val="28"/>
          <w:szCs w:val="28"/>
        </w:rPr>
        <w:t>1.2 LITERATURE SURVEY</w:t>
      </w:r>
    </w:p>
    <w:p w14:paraId="16D10327" w14:textId="77777777" w:rsidR="004850D2" w:rsidRDefault="004850D2" w:rsidP="004850D2">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  Design of Alcohol Detection System for Car Users thru Iris Recognition Pattern Using Wavelet Transform , Lea Angelica Navarro, Mark Anthony </w:t>
      </w:r>
      <w:proofErr w:type="spellStart"/>
      <w:r>
        <w:rPr>
          <w:rFonts w:ascii="Times New Roman" w:hAnsi="Times New Roman" w:cs="Times New Roman"/>
          <w:b/>
          <w:sz w:val="28"/>
          <w:szCs w:val="28"/>
        </w:rPr>
        <w:t>Diño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Exechiel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Joson</w:t>
      </w:r>
      <w:proofErr w:type="spellEnd"/>
      <w:r>
        <w:rPr>
          <w:rFonts w:ascii="Times New Roman" w:hAnsi="Times New Roman" w:cs="Times New Roman"/>
          <w:b/>
          <w:sz w:val="28"/>
          <w:szCs w:val="28"/>
        </w:rPr>
        <w:t xml:space="preserve">, Rommel </w:t>
      </w:r>
      <w:proofErr w:type="spellStart"/>
      <w:r>
        <w:rPr>
          <w:rFonts w:ascii="Times New Roman" w:hAnsi="Times New Roman" w:cs="Times New Roman"/>
          <w:b/>
          <w:sz w:val="28"/>
          <w:szCs w:val="28"/>
        </w:rPr>
        <w:t>Anacan</w:t>
      </w:r>
      <w:proofErr w:type="spellEnd"/>
      <w:r>
        <w:rPr>
          <w:rFonts w:ascii="Times New Roman" w:hAnsi="Times New Roman" w:cs="Times New Roman"/>
          <w:b/>
          <w:sz w:val="28"/>
          <w:szCs w:val="28"/>
        </w:rPr>
        <w:t xml:space="preserve">, Roberto Dela Cruz Electronics Engineering Department, Technological Institute of the Philippines- Manila  </w:t>
      </w:r>
      <w:proofErr w:type="spellStart"/>
      <w:r>
        <w:rPr>
          <w:rFonts w:ascii="Times New Roman" w:hAnsi="Times New Roman" w:cs="Times New Roman"/>
          <w:b/>
          <w:sz w:val="28"/>
          <w:szCs w:val="28"/>
        </w:rPr>
        <w:t>Manila</w:t>
      </w:r>
      <w:proofErr w:type="spellEnd"/>
      <w:r>
        <w:rPr>
          <w:rFonts w:ascii="Times New Roman" w:hAnsi="Times New Roman" w:cs="Times New Roman"/>
          <w:b/>
          <w:sz w:val="28"/>
          <w:szCs w:val="28"/>
        </w:rPr>
        <w:t>, Philippines- [2016 7th International Conference on Intelligent Systems, Modelling and Simulation]</w:t>
      </w:r>
    </w:p>
    <w:p w14:paraId="6B72B094" w14:textId="77777777" w:rsidR="004850D2" w:rsidRDefault="004850D2" w:rsidP="004850D2">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 purpose of this paper is to develop a system that captures the Iris image of the driver by detecting if the person is drunk and likewise to develop a reliable algorithm for Iris Recognition. This paper is composed of hardware and software system which focuses on the implementation of an algorithm based on Gabor Filter. The system consists of CCD Camera and Analog-to-Digital Converter, which is linked into a MATLAB program to simulate the captured image which then provides a signal going to the microcontroller and a relay circuit to manipulate the car ignition. If the MATLAB program detects that the driver is under the influence of alcohol, a bypass system follows through a password which is recognized by the MATLAB program then the car/vehicle starts.</w:t>
      </w:r>
    </w:p>
    <w:p w14:paraId="29ED0D8F" w14:textId="77777777" w:rsidR="004850D2" w:rsidRDefault="004850D2" w:rsidP="004850D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 MUGILA.G, MUTHULAKSHMI.M, SANTHIYA.K, </w:t>
      </w:r>
      <w:proofErr w:type="spellStart"/>
      <w:proofErr w:type="gramStart"/>
      <w:r>
        <w:rPr>
          <w:rFonts w:ascii="Times New Roman" w:hAnsi="Times New Roman" w:cs="Times New Roman"/>
          <w:b/>
          <w:sz w:val="28"/>
          <w:szCs w:val="28"/>
        </w:rPr>
        <w:t>Prof.DHIVYA.P</w:t>
      </w:r>
      <w:proofErr w:type="spellEnd"/>
      <w:proofErr w:type="gramEnd"/>
      <w:r>
        <w:rPr>
          <w:rFonts w:ascii="Times New Roman" w:hAnsi="Times New Roman" w:cs="Times New Roman"/>
          <w:b/>
          <w:sz w:val="28"/>
          <w:szCs w:val="28"/>
        </w:rPr>
        <w:t>- SMART HELMET SYSTEM USING ALCOHOL DETECTION FOR VEHICLE PROTECTION[International Journal of Innovative Research in Science Engineering and Technology (IJIRTSE) ISSN: 2395-5619, Volume – 2, Issue – 7. July 2016]</w:t>
      </w:r>
    </w:p>
    <w:p w14:paraId="062E0118" w14:textId="77777777" w:rsidR="004850D2" w:rsidRDefault="004850D2" w:rsidP="004850D2">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The purpose of this paper is to develop a system that captures the Iris image of the driver by detecting if the person is drunk and likewise to develop a reliable algorithm for Iris Recognition. This paper is composed of hardware and software system which focuses on the implementation of an algorithm based on Gabor Filter. The system consists of CCD Camera and Analog-to-Digital Converter, which is linked into a MATLAB program to simulate the captured image which then provides a signal going to the microcontroller and a relay circuit to manipulate the car ignition. If the MATLAB program detects that the driver is under the influence of alcohol, a bypass system follows through a password which is recognized by the MATLAB program then the car/vehicle starts.</w:t>
      </w:r>
    </w:p>
    <w:p w14:paraId="2DEC968A" w14:textId="77777777" w:rsidR="004850D2" w:rsidRDefault="004850D2" w:rsidP="004850D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 </w:t>
      </w:r>
      <w:proofErr w:type="spellStart"/>
      <w:r>
        <w:rPr>
          <w:rFonts w:ascii="Times New Roman" w:hAnsi="Times New Roman" w:cs="Times New Roman"/>
          <w:b/>
          <w:sz w:val="28"/>
          <w:szCs w:val="28"/>
        </w:rPr>
        <w:t>Dhivya</w:t>
      </w:r>
      <w:proofErr w:type="spellEnd"/>
      <w:r>
        <w:rPr>
          <w:rFonts w:ascii="Times New Roman" w:hAnsi="Times New Roman" w:cs="Times New Roman"/>
          <w:b/>
          <w:sz w:val="28"/>
          <w:szCs w:val="28"/>
        </w:rPr>
        <w:t xml:space="preserve"> M and </w:t>
      </w:r>
      <w:proofErr w:type="spellStart"/>
      <w:r>
        <w:rPr>
          <w:rFonts w:ascii="Times New Roman" w:hAnsi="Times New Roman" w:cs="Times New Roman"/>
          <w:b/>
          <w:sz w:val="28"/>
          <w:szCs w:val="28"/>
        </w:rPr>
        <w:t>Kathiravan</w:t>
      </w:r>
      <w:proofErr w:type="spellEnd"/>
      <w:r>
        <w:rPr>
          <w:rFonts w:ascii="Times New Roman" w:hAnsi="Times New Roman" w:cs="Times New Roman"/>
          <w:b/>
          <w:sz w:val="28"/>
          <w:szCs w:val="28"/>
        </w:rPr>
        <w:t xml:space="preserve"> S, Dept. of ECE, </w:t>
      </w:r>
      <w:proofErr w:type="spellStart"/>
      <w:r>
        <w:rPr>
          <w:rFonts w:ascii="Times New Roman" w:hAnsi="Times New Roman" w:cs="Times New Roman"/>
          <w:b/>
          <w:sz w:val="28"/>
          <w:szCs w:val="28"/>
        </w:rPr>
        <w:t>Kalaignar</w:t>
      </w:r>
      <w:proofErr w:type="spellEnd"/>
      <w:r>
        <w:rPr>
          <w:rFonts w:ascii="Times New Roman" w:hAnsi="Times New Roman" w:cs="Times New Roman"/>
          <w:b/>
          <w:sz w:val="28"/>
          <w:szCs w:val="28"/>
        </w:rPr>
        <w:t xml:space="preserve"> Karunanidhi Institute of Technology- Driver Authentication and Accident Avoidance System for Vehicles [Smart Computing Review, vol. 5, no. 1, February 2015]</w:t>
      </w:r>
    </w:p>
    <w:p w14:paraId="6857F509" w14:textId="77777777" w:rsidR="004850D2" w:rsidRDefault="004850D2" w:rsidP="004850D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The aim of our research paper is to represent our project which makes human driving safer and to overcome accidents. This project is developed by integrating alcohol sensor with Arduino board. Arduino processor OR </w:t>
      </w:r>
      <w:proofErr w:type="spellStart"/>
      <w:r>
        <w:rPr>
          <w:rFonts w:ascii="Times New Roman" w:hAnsi="Times New Roman" w:cs="Times New Roman"/>
          <w:sz w:val="28"/>
          <w:szCs w:val="28"/>
        </w:rPr>
        <w:t>NodeMCU</w:t>
      </w:r>
      <w:proofErr w:type="spellEnd"/>
      <w:r>
        <w:rPr>
          <w:rFonts w:ascii="Times New Roman" w:hAnsi="Times New Roman" w:cs="Times New Roman"/>
          <w:sz w:val="28"/>
          <w:szCs w:val="28"/>
        </w:rPr>
        <w:t xml:space="preserve"> handle more functions than conventional microcontrollers. The alcohol sensor used in this project is MQ3 which 10 detect the alcohol content in human breath. Since sensor has fine sensitivity range around 2 meters, it can suit to any vehicle and can easily be hidden from the suspects. This project is fitted inside the vehicle. The project is designed for the safety of people sitting inside the vehicle.</w:t>
      </w:r>
    </w:p>
    <w:p w14:paraId="1160505C" w14:textId="77777777" w:rsidR="004850D2" w:rsidRDefault="004850D2" w:rsidP="004850D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[4] Lee, Assessing the Feasibility of Vehicle-Based Sensors To Detect Alcohol Impairment. 2010, National Highway Traffic Safety Administration: Washington, DC</w:t>
      </w:r>
    </w:p>
    <w:p w14:paraId="36F79717" w14:textId="77777777" w:rsidR="004850D2" w:rsidRDefault="004850D2" w:rsidP="004850D2">
      <w:pPr>
        <w:spacing w:line="360" w:lineRule="auto"/>
        <w:ind w:firstLine="72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Despite persistent efforts at the local, state, and federal levels, alcohol-impaired driving crashes still account for 31% of all traffic fatalities. The proportion of fatally injured drivers with blood alcohol concentrations (BAC) greater than or equal to 0.08% has remained at 31-32% for the past ten years. Vehicle-based countermeasures have the potential to address this problem and save thousands of lives each year. Many of these vehicle-based countermeasures depend on developing an algorithm that uses driver performance to assess impairment. The National Advanced Driving Simulator (NADS) was used to collect data needed to develop an algorithm for detecting alcohol impairment. Data collection involved 108 drivers from three age groups (21-34, 38-51, and 55-68 years of age) driving on three types of roadways (urban, freeway, and rural) at three levels of alcohol concentration (0.00%, 0.05%, and 0.10% BAC). The scenarios used for this data collection were selected so that they were both representative of alcohol-impaired driving and sensitive to alcohol impairment.</w:t>
      </w:r>
    </w:p>
    <w:p w14:paraId="536C13A3" w14:textId="77777777" w:rsidR="004850D2" w:rsidRDefault="004850D2" w:rsidP="004850D2">
      <w:pPr>
        <w:pStyle w:val="Default"/>
      </w:pPr>
    </w:p>
    <w:p w14:paraId="743A3C96" w14:textId="77777777" w:rsidR="004850D2" w:rsidRDefault="004850D2" w:rsidP="004850D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[5] </w:t>
      </w:r>
      <w:r>
        <w:rPr>
          <w:rFonts w:ascii="Times New Roman" w:hAnsi="Times New Roman" w:cs="Times New Roman"/>
          <w:b/>
          <w:bCs/>
          <w:sz w:val="28"/>
          <w:szCs w:val="28"/>
        </w:rPr>
        <w:t xml:space="preserve">Alcohol Detection System in Vehicle Using Arduino </w:t>
      </w:r>
    </w:p>
    <w:p w14:paraId="793347AA" w14:textId="77777777" w:rsidR="004850D2" w:rsidRDefault="004850D2" w:rsidP="004850D2">
      <w:pPr>
        <w:pStyle w:val="Default"/>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Pranjali </w:t>
      </w:r>
      <w:proofErr w:type="spellStart"/>
      <w:r>
        <w:rPr>
          <w:rFonts w:ascii="Times New Roman" w:hAnsi="Times New Roman" w:cs="Times New Roman"/>
          <w:b/>
          <w:bCs/>
          <w:sz w:val="28"/>
          <w:szCs w:val="28"/>
        </w:rPr>
        <w:t>Ingalepatil</w:t>
      </w:r>
      <w:proofErr w:type="spellEnd"/>
      <w:r>
        <w:rPr>
          <w:rFonts w:ascii="Times New Roman" w:hAnsi="Times New Roman" w:cs="Times New Roman"/>
          <w:b/>
          <w:bCs/>
          <w:sz w:val="28"/>
          <w:szCs w:val="28"/>
        </w:rPr>
        <w:t xml:space="preserve">, Priyanka </w:t>
      </w:r>
      <w:proofErr w:type="spellStart"/>
      <w:r>
        <w:rPr>
          <w:rFonts w:ascii="Times New Roman" w:hAnsi="Times New Roman" w:cs="Times New Roman"/>
          <w:b/>
          <w:bCs/>
          <w:sz w:val="28"/>
          <w:szCs w:val="28"/>
        </w:rPr>
        <w:t>Barhate</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Bhagyashri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Nemade</w:t>
      </w:r>
      <w:proofErr w:type="spellEnd"/>
      <w:r>
        <w:rPr>
          <w:rFonts w:ascii="Times New Roman" w:hAnsi="Times New Roman" w:cs="Times New Roman"/>
          <w:b/>
          <w:bCs/>
          <w:sz w:val="28"/>
          <w:szCs w:val="28"/>
        </w:rPr>
        <w:t xml:space="preserve">, Vijay D. </w:t>
      </w:r>
      <w:proofErr w:type="gramStart"/>
      <w:r>
        <w:rPr>
          <w:rFonts w:ascii="Times New Roman" w:hAnsi="Times New Roman" w:cs="Times New Roman"/>
          <w:b/>
          <w:bCs/>
          <w:sz w:val="28"/>
          <w:szCs w:val="28"/>
        </w:rPr>
        <w:t xml:space="preserve">Chaudhari, </w:t>
      </w:r>
      <w:r>
        <w:rPr>
          <w:rFonts w:ascii="Times New Roman" w:hAnsi="Times New Roman" w:cs="Times New Roman"/>
          <w:sz w:val="28"/>
          <w:szCs w:val="28"/>
        </w:rPr>
        <w:t xml:space="preserve"> </w:t>
      </w:r>
      <w:r>
        <w:rPr>
          <w:rFonts w:ascii="Times New Roman" w:hAnsi="Times New Roman" w:cs="Times New Roman"/>
          <w:b/>
          <w:bCs/>
          <w:sz w:val="28"/>
          <w:szCs w:val="28"/>
        </w:rPr>
        <w:t>June</w:t>
      </w:r>
      <w:proofErr w:type="gramEnd"/>
      <w:r>
        <w:rPr>
          <w:rFonts w:ascii="Times New Roman" w:hAnsi="Times New Roman" w:cs="Times New Roman"/>
          <w:b/>
          <w:bCs/>
          <w:sz w:val="28"/>
          <w:szCs w:val="28"/>
        </w:rPr>
        <w:t xml:space="preserve"> -2017</w:t>
      </w:r>
    </w:p>
    <w:p w14:paraId="3F514AA8" w14:textId="77777777" w:rsidR="004850D2" w:rsidRDefault="004850D2" w:rsidP="004850D2">
      <w:pPr>
        <w:pStyle w:val="Default"/>
        <w:spacing w:line="360" w:lineRule="auto"/>
        <w:ind w:firstLine="720"/>
        <w:jc w:val="both"/>
        <w:rPr>
          <w:rFonts w:ascii="Times New Roman" w:hAnsi="Times New Roman" w:cs="Times New Roman"/>
          <w:sz w:val="28"/>
          <w:szCs w:val="28"/>
        </w:rPr>
      </w:pPr>
      <w:r>
        <w:rPr>
          <w:rFonts w:ascii="Times New Roman" w:hAnsi="Times New Roman" w:cs="Times New Roman"/>
          <w:iCs/>
          <w:sz w:val="28"/>
          <w:szCs w:val="28"/>
        </w:rPr>
        <w:t>The aim of our research paper is to represent our project which makes human driving safer and to overcome accidents. This project is developed by integrating alcohol sensor with Arduino board. Arduino processor ATmega328 is able to handle more functions than conventional microcontrollers. The alcohol sensor used in this project is MQ3 which to detect the alcohol content in human breath. Since sensor has fine sensitivity range around 2 meters, it can suit to any vehicle and can easily be hidden from the suspects. This project is fitted inside the vehicle. The project is designed for the safety of people sitting inside the vehicle.</w:t>
      </w:r>
    </w:p>
    <w:p w14:paraId="2CA9D949" w14:textId="77777777" w:rsidR="009B6A52" w:rsidRDefault="009B6A52" w:rsidP="009B6A52">
      <w:pPr>
        <w:pStyle w:val="Default"/>
        <w:spacing w:line="360" w:lineRule="auto"/>
        <w:jc w:val="both"/>
        <w:rPr>
          <w:rFonts w:ascii="Times New Roman" w:hAnsi="Times New Roman" w:cs="Times New Roman"/>
          <w:b/>
          <w:color w:val="auto"/>
          <w:sz w:val="28"/>
          <w:szCs w:val="28"/>
        </w:rPr>
      </w:pPr>
    </w:p>
    <w:p w14:paraId="0B019F96" w14:textId="77777777" w:rsidR="00A76E38" w:rsidRPr="009B6A52" w:rsidRDefault="00A76E38" w:rsidP="009B6A52">
      <w:pPr>
        <w:pStyle w:val="Default"/>
        <w:spacing w:line="360" w:lineRule="auto"/>
        <w:jc w:val="both"/>
        <w:rPr>
          <w:rFonts w:ascii="Times New Roman" w:hAnsi="Times New Roman" w:cs="Times New Roman"/>
          <w:sz w:val="28"/>
          <w:szCs w:val="28"/>
        </w:rPr>
      </w:pPr>
      <w:r w:rsidRPr="009B6A52">
        <w:rPr>
          <w:rFonts w:ascii="Times New Roman" w:hAnsi="Times New Roman" w:cs="Times New Roman"/>
          <w:sz w:val="28"/>
          <w:szCs w:val="28"/>
        </w:rPr>
        <w:t xml:space="preserve">1.3 </w:t>
      </w:r>
      <w:r w:rsidRPr="009B6A52">
        <w:rPr>
          <w:rFonts w:ascii="Times New Roman" w:hAnsi="Times New Roman" w:cs="Times New Roman"/>
          <w:b/>
          <w:bCs/>
          <w:sz w:val="28"/>
          <w:szCs w:val="28"/>
        </w:rPr>
        <w:t xml:space="preserve">PROBLEM STATEMENT </w:t>
      </w:r>
    </w:p>
    <w:p w14:paraId="5853FDB4" w14:textId="77777777" w:rsidR="00A76E38" w:rsidRPr="009B6A52" w:rsidRDefault="00A76E38" w:rsidP="009B6A52">
      <w:pPr>
        <w:pStyle w:val="NormalWeb"/>
        <w:spacing w:line="360" w:lineRule="auto"/>
        <w:jc w:val="both"/>
        <w:rPr>
          <w:sz w:val="28"/>
          <w:szCs w:val="28"/>
        </w:rPr>
      </w:pPr>
      <w:r w:rsidRPr="009B6A52">
        <w:rPr>
          <w:sz w:val="28"/>
          <w:szCs w:val="28"/>
        </w:rPr>
        <w:lastRenderedPageBreak/>
        <w:t>Drunken driving is considered as one of the major reason of accidents in worldwide. Drivers under the influence of alcohol shows a clear failure of perception recognition and vehicle control. So, by this accident occurs</w:t>
      </w:r>
    </w:p>
    <w:p w14:paraId="2938D5C8" w14:textId="77777777" w:rsidR="00A76E38" w:rsidRPr="009B6A52" w:rsidRDefault="00A76E38" w:rsidP="009B6A52">
      <w:pPr>
        <w:pStyle w:val="Default"/>
        <w:spacing w:line="360" w:lineRule="auto"/>
        <w:jc w:val="both"/>
        <w:rPr>
          <w:rFonts w:ascii="Times New Roman" w:hAnsi="Times New Roman" w:cs="Times New Roman"/>
          <w:sz w:val="28"/>
          <w:szCs w:val="28"/>
        </w:rPr>
      </w:pPr>
      <w:r w:rsidRPr="009B6A52">
        <w:rPr>
          <w:rFonts w:ascii="Times New Roman" w:hAnsi="Times New Roman" w:cs="Times New Roman"/>
          <w:sz w:val="28"/>
          <w:szCs w:val="28"/>
        </w:rPr>
        <w:t>1.4</w:t>
      </w:r>
      <w:r w:rsidRPr="009B6A52">
        <w:rPr>
          <w:rFonts w:ascii="Times New Roman" w:hAnsi="Times New Roman" w:cs="Times New Roman"/>
          <w:b/>
          <w:bCs/>
          <w:sz w:val="28"/>
          <w:szCs w:val="28"/>
        </w:rPr>
        <w:t xml:space="preserve"> METHODOLOGY </w:t>
      </w:r>
    </w:p>
    <w:p w14:paraId="046E2902" w14:textId="77777777" w:rsidR="00A76E38" w:rsidRPr="009B6A52" w:rsidRDefault="00A76E38" w:rsidP="009B6A52">
      <w:pPr>
        <w:pStyle w:val="NormalWeb"/>
        <w:spacing w:line="360" w:lineRule="auto"/>
        <w:jc w:val="both"/>
        <w:rPr>
          <w:sz w:val="28"/>
          <w:szCs w:val="28"/>
        </w:rPr>
      </w:pPr>
      <w:r w:rsidRPr="009B6A52">
        <w:rPr>
          <w:rFonts w:eastAsiaTheme="minorHAnsi"/>
          <w:color w:val="000000"/>
          <w:sz w:val="28"/>
          <w:szCs w:val="28"/>
        </w:rPr>
        <w:t>The concept of drowsy driver detection system focuses on the functioning of all sensor modules used in the project. This helps explain the inputs received by modules and the outputs they produce.</w:t>
      </w:r>
    </w:p>
    <w:p w14:paraId="1127F2EB" w14:textId="77777777" w:rsidR="00103399" w:rsidRDefault="00103399" w:rsidP="00390BB7">
      <w:pPr>
        <w:autoSpaceDE w:val="0"/>
        <w:autoSpaceDN w:val="0"/>
        <w:adjustRightInd w:val="0"/>
        <w:spacing w:after="0" w:line="360" w:lineRule="auto"/>
        <w:jc w:val="both"/>
        <w:rPr>
          <w:rFonts w:ascii="Times New Roman" w:hAnsi="Times New Roman" w:cs="Times New Roman"/>
          <w:sz w:val="28"/>
          <w:szCs w:val="28"/>
        </w:rPr>
      </w:pPr>
    </w:p>
    <w:p w14:paraId="449ED5E5" w14:textId="77777777" w:rsidR="00E77512" w:rsidRPr="00973456" w:rsidRDefault="00973456" w:rsidP="00390BB7">
      <w:pPr>
        <w:autoSpaceDE w:val="0"/>
        <w:autoSpaceDN w:val="0"/>
        <w:adjustRightInd w:val="0"/>
        <w:spacing w:after="0" w:line="360" w:lineRule="auto"/>
        <w:jc w:val="both"/>
        <w:rPr>
          <w:rFonts w:ascii="Times New Roman" w:hAnsi="Times New Roman" w:cs="Times New Roman"/>
          <w:b/>
          <w:sz w:val="28"/>
          <w:szCs w:val="28"/>
        </w:rPr>
      </w:pPr>
      <w:bookmarkStart w:id="2" w:name="_Hlk137798571"/>
      <w:r w:rsidRPr="00973456">
        <w:rPr>
          <w:rFonts w:ascii="Times New Roman" w:hAnsi="Times New Roman" w:cs="Times New Roman"/>
          <w:b/>
          <w:sz w:val="28"/>
          <w:szCs w:val="28"/>
        </w:rPr>
        <w:t>BLOCK DIAGRAM</w:t>
      </w:r>
    </w:p>
    <w:bookmarkEnd w:id="2"/>
    <w:p w14:paraId="1C8098B2" w14:textId="77777777" w:rsidR="00E77512" w:rsidRDefault="00973456" w:rsidP="00390B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5FC3E3" wp14:editId="22EA9C0E">
            <wp:extent cx="5732145" cy="5666451"/>
            <wp:effectExtent l="0" t="0" r="0" b="0"/>
            <wp:docPr id="7" name="Picture 7" descr="D:\IEEE 2022-23\mini project\cuddalore clg\Block Diagram_page-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EEE 2022-23\mini project\cuddalore clg\Block Diagram_page-000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5666451"/>
                    </a:xfrm>
                    <a:prstGeom prst="rect">
                      <a:avLst/>
                    </a:prstGeom>
                    <a:noFill/>
                    <a:ln>
                      <a:noFill/>
                    </a:ln>
                  </pic:spPr>
                </pic:pic>
              </a:graphicData>
            </a:graphic>
          </wp:inline>
        </w:drawing>
      </w:r>
    </w:p>
    <w:p w14:paraId="0C6EAABA"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0C984EAE"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4A0F2A06"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42CC0697"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2825A39A"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47020F21"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350B4A11"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7AC0BBD4" w14:textId="77777777" w:rsidR="00AA0E73" w:rsidRDefault="00AA0E73" w:rsidP="00390BB7">
      <w:pPr>
        <w:autoSpaceDE w:val="0"/>
        <w:autoSpaceDN w:val="0"/>
        <w:adjustRightInd w:val="0"/>
        <w:spacing w:after="0" w:line="360" w:lineRule="auto"/>
        <w:jc w:val="both"/>
        <w:rPr>
          <w:rFonts w:ascii="Times New Roman" w:hAnsi="Times New Roman" w:cs="Times New Roman"/>
          <w:sz w:val="28"/>
          <w:szCs w:val="28"/>
        </w:rPr>
      </w:pPr>
    </w:p>
    <w:p w14:paraId="4CB13FDA" w14:textId="77777777" w:rsidR="00AA0E73" w:rsidRDefault="00AA0E73" w:rsidP="00390BB7">
      <w:pPr>
        <w:autoSpaceDE w:val="0"/>
        <w:autoSpaceDN w:val="0"/>
        <w:adjustRightInd w:val="0"/>
        <w:spacing w:after="0" w:line="360" w:lineRule="auto"/>
        <w:jc w:val="both"/>
        <w:rPr>
          <w:rFonts w:ascii="Times New Roman" w:hAnsi="Times New Roman" w:cs="Times New Roman"/>
          <w:sz w:val="28"/>
          <w:szCs w:val="28"/>
        </w:rPr>
      </w:pPr>
    </w:p>
    <w:p w14:paraId="0D25494B" w14:textId="77777777" w:rsidR="00E77512" w:rsidRDefault="00E77512" w:rsidP="00390BB7">
      <w:pPr>
        <w:autoSpaceDE w:val="0"/>
        <w:autoSpaceDN w:val="0"/>
        <w:adjustRightInd w:val="0"/>
        <w:spacing w:after="0" w:line="360" w:lineRule="auto"/>
        <w:jc w:val="both"/>
        <w:rPr>
          <w:rFonts w:ascii="Times New Roman" w:hAnsi="Times New Roman" w:cs="Times New Roman"/>
          <w:sz w:val="28"/>
          <w:szCs w:val="28"/>
        </w:rPr>
      </w:pPr>
    </w:p>
    <w:p w14:paraId="6A7970ED" w14:textId="77777777" w:rsidR="009B6A52" w:rsidRDefault="009B6A52" w:rsidP="001948E4">
      <w:pPr>
        <w:autoSpaceDE w:val="0"/>
        <w:autoSpaceDN w:val="0"/>
        <w:adjustRightInd w:val="0"/>
        <w:spacing w:after="0" w:line="360" w:lineRule="auto"/>
        <w:jc w:val="center"/>
        <w:rPr>
          <w:rFonts w:ascii="Times New Roman" w:hAnsi="Times New Roman" w:cs="Times New Roman"/>
          <w:sz w:val="28"/>
          <w:szCs w:val="28"/>
        </w:rPr>
      </w:pPr>
    </w:p>
    <w:p w14:paraId="4FEE1428" w14:textId="77777777" w:rsidR="00E77512" w:rsidRPr="001948E4" w:rsidRDefault="00E77512" w:rsidP="009B6A52">
      <w:pPr>
        <w:autoSpaceDE w:val="0"/>
        <w:autoSpaceDN w:val="0"/>
        <w:adjustRightInd w:val="0"/>
        <w:spacing w:after="0" w:line="360" w:lineRule="auto"/>
        <w:jc w:val="center"/>
        <w:rPr>
          <w:rFonts w:ascii="Times New Roman" w:hAnsi="Times New Roman" w:cs="Times New Roman"/>
          <w:b/>
          <w:sz w:val="28"/>
          <w:szCs w:val="28"/>
        </w:rPr>
      </w:pPr>
      <w:r w:rsidRPr="001948E4">
        <w:rPr>
          <w:rFonts w:ascii="Times New Roman" w:hAnsi="Times New Roman" w:cs="Times New Roman"/>
          <w:b/>
          <w:sz w:val="28"/>
          <w:szCs w:val="28"/>
        </w:rPr>
        <w:t>CHAPTER 2</w:t>
      </w:r>
    </w:p>
    <w:p w14:paraId="7B88171F" w14:textId="77777777" w:rsidR="00E77512" w:rsidRPr="00B82EF5" w:rsidRDefault="00E77512" w:rsidP="009B6A52">
      <w:pPr>
        <w:pStyle w:val="BodyText3"/>
        <w:spacing w:line="360" w:lineRule="auto"/>
        <w:jc w:val="center"/>
        <w:rPr>
          <w:b/>
          <w:bCs/>
          <w:sz w:val="32"/>
          <w:szCs w:val="32"/>
        </w:rPr>
      </w:pPr>
      <w:r>
        <w:rPr>
          <w:b/>
          <w:bCs/>
          <w:sz w:val="32"/>
          <w:szCs w:val="32"/>
        </w:rPr>
        <w:t>COMPONENTS AND DISCRIPATION</w:t>
      </w:r>
    </w:p>
    <w:p w14:paraId="2EEC033D" w14:textId="77777777" w:rsidR="00E77512" w:rsidRDefault="00E77512" w:rsidP="009B6A52">
      <w:pPr>
        <w:spacing w:line="360" w:lineRule="auto"/>
        <w:jc w:val="both"/>
        <w:rPr>
          <w:sz w:val="32"/>
        </w:rPr>
      </w:pPr>
      <w:r w:rsidRPr="00361D23">
        <w:rPr>
          <w:sz w:val="32"/>
        </w:rPr>
        <w:t>The components are given below</w:t>
      </w:r>
      <w:r>
        <w:rPr>
          <w:sz w:val="32"/>
        </w:rPr>
        <w:t xml:space="preserve"> is:</w:t>
      </w:r>
    </w:p>
    <w:p w14:paraId="2F45021E" w14:textId="77777777" w:rsidR="00E77512" w:rsidRPr="00361D23" w:rsidRDefault="00E77512" w:rsidP="009B6A52">
      <w:pPr>
        <w:numPr>
          <w:ilvl w:val="0"/>
          <w:numId w:val="1"/>
        </w:numPr>
        <w:spacing w:after="0" w:line="360" w:lineRule="auto"/>
        <w:jc w:val="both"/>
        <w:rPr>
          <w:sz w:val="28"/>
          <w:szCs w:val="28"/>
        </w:rPr>
      </w:pPr>
      <w:bookmarkStart w:id="3" w:name="_Hlk137798684"/>
      <w:r>
        <w:rPr>
          <w:sz w:val="28"/>
          <w:szCs w:val="28"/>
        </w:rPr>
        <w:t>ALCHOHOL</w:t>
      </w:r>
      <w:r w:rsidRPr="00361D23">
        <w:rPr>
          <w:sz w:val="28"/>
          <w:szCs w:val="28"/>
        </w:rPr>
        <w:t xml:space="preserve"> SENSOR</w:t>
      </w:r>
      <w:r w:rsidR="00D02885">
        <w:rPr>
          <w:sz w:val="28"/>
          <w:szCs w:val="28"/>
        </w:rPr>
        <w:t>(MQ3)</w:t>
      </w:r>
    </w:p>
    <w:p w14:paraId="056F1344" w14:textId="77777777" w:rsidR="00E77512" w:rsidRPr="00361D23" w:rsidRDefault="00D02885" w:rsidP="009B6A52">
      <w:pPr>
        <w:numPr>
          <w:ilvl w:val="0"/>
          <w:numId w:val="1"/>
        </w:numPr>
        <w:spacing w:after="0" w:line="360" w:lineRule="auto"/>
        <w:jc w:val="both"/>
        <w:rPr>
          <w:sz w:val="28"/>
          <w:szCs w:val="28"/>
        </w:rPr>
      </w:pPr>
      <w:r>
        <w:rPr>
          <w:sz w:val="28"/>
          <w:szCs w:val="28"/>
        </w:rPr>
        <w:t>ADAPTER</w:t>
      </w:r>
    </w:p>
    <w:p w14:paraId="1142CD6E" w14:textId="77777777" w:rsidR="00E77512" w:rsidRPr="00361D23" w:rsidRDefault="00D02885" w:rsidP="009B6A52">
      <w:pPr>
        <w:numPr>
          <w:ilvl w:val="0"/>
          <w:numId w:val="1"/>
        </w:numPr>
        <w:spacing w:after="0" w:line="360" w:lineRule="auto"/>
        <w:jc w:val="both"/>
        <w:rPr>
          <w:sz w:val="28"/>
          <w:szCs w:val="28"/>
        </w:rPr>
      </w:pPr>
      <w:r>
        <w:rPr>
          <w:sz w:val="28"/>
          <w:szCs w:val="28"/>
        </w:rPr>
        <w:t>ESP 8266 Controller</w:t>
      </w:r>
    </w:p>
    <w:p w14:paraId="4ACFB181" w14:textId="77777777" w:rsidR="00E77512" w:rsidRDefault="00E77512" w:rsidP="009B6A52">
      <w:pPr>
        <w:numPr>
          <w:ilvl w:val="0"/>
          <w:numId w:val="1"/>
        </w:numPr>
        <w:spacing w:after="0" w:line="360" w:lineRule="auto"/>
        <w:jc w:val="both"/>
        <w:rPr>
          <w:sz w:val="28"/>
          <w:szCs w:val="28"/>
        </w:rPr>
      </w:pPr>
      <w:r>
        <w:rPr>
          <w:sz w:val="28"/>
          <w:szCs w:val="28"/>
        </w:rPr>
        <w:t>EYE BLINK SENSOR</w:t>
      </w:r>
    </w:p>
    <w:p w14:paraId="1CD972B7" w14:textId="77777777" w:rsidR="00E77512" w:rsidRDefault="00E77512" w:rsidP="009B6A52">
      <w:pPr>
        <w:numPr>
          <w:ilvl w:val="0"/>
          <w:numId w:val="1"/>
        </w:numPr>
        <w:spacing w:after="0" w:line="360" w:lineRule="auto"/>
        <w:jc w:val="both"/>
        <w:rPr>
          <w:sz w:val="28"/>
          <w:szCs w:val="28"/>
        </w:rPr>
      </w:pPr>
      <w:r>
        <w:rPr>
          <w:sz w:val="28"/>
          <w:szCs w:val="28"/>
        </w:rPr>
        <w:t>MOTOR DRIVER BOARD</w:t>
      </w:r>
    </w:p>
    <w:p w14:paraId="5D128995" w14:textId="77777777" w:rsidR="00E77512" w:rsidRDefault="00E77512" w:rsidP="009B6A52">
      <w:pPr>
        <w:numPr>
          <w:ilvl w:val="0"/>
          <w:numId w:val="1"/>
        </w:numPr>
        <w:spacing w:after="0" w:line="360" w:lineRule="auto"/>
        <w:jc w:val="both"/>
        <w:rPr>
          <w:sz w:val="28"/>
          <w:szCs w:val="28"/>
        </w:rPr>
      </w:pPr>
      <w:r w:rsidRPr="00361D23">
        <w:rPr>
          <w:sz w:val="28"/>
          <w:szCs w:val="28"/>
        </w:rPr>
        <w:t>RELAY</w:t>
      </w:r>
    </w:p>
    <w:p w14:paraId="2B34EE53" w14:textId="77777777" w:rsidR="00E77512" w:rsidRDefault="00E77512" w:rsidP="009B6A52">
      <w:pPr>
        <w:numPr>
          <w:ilvl w:val="0"/>
          <w:numId w:val="1"/>
        </w:numPr>
        <w:spacing w:after="0" w:line="360" w:lineRule="auto"/>
        <w:jc w:val="both"/>
        <w:rPr>
          <w:sz w:val="28"/>
          <w:szCs w:val="28"/>
        </w:rPr>
      </w:pPr>
      <w:r>
        <w:rPr>
          <w:sz w:val="28"/>
          <w:szCs w:val="28"/>
        </w:rPr>
        <w:t>BUZZER</w:t>
      </w:r>
    </w:p>
    <w:p w14:paraId="28A7ADC9" w14:textId="77777777" w:rsidR="001948E4" w:rsidRDefault="001948E4" w:rsidP="009B6A52">
      <w:pPr>
        <w:numPr>
          <w:ilvl w:val="0"/>
          <w:numId w:val="1"/>
        </w:numPr>
        <w:spacing w:after="0" w:line="360" w:lineRule="auto"/>
        <w:jc w:val="both"/>
        <w:rPr>
          <w:sz w:val="28"/>
          <w:szCs w:val="28"/>
        </w:rPr>
      </w:pPr>
      <w:r>
        <w:rPr>
          <w:sz w:val="28"/>
          <w:szCs w:val="28"/>
        </w:rPr>
        <w:t>POWER SUPPLY BOARD</w:t>
      </w:r>
      <w:bookmarkEnd w:id="3"/>
    </w:p>
    <w:p w14:paraId="43C2C45F" w14:textId="77777777" w:rsidR="001948E4" w:rsidRPr="00D21FC2" w:rsidRDefault="001948E4" w:rsidP="009B6A52">
      <w:pPr>
        <w:pStyle w:val="imalignjustify"/>
        <w:spacing w:line="360" w:lineRule="auto"/>
        <w:jc w:val="both"/>
        <w:rPr>
          <w:rStyle w:val="ff0"/>
          <w:b/>
        </w:rPr>
      </w:pPr>
      <w:r>
        <w:rPr>
          <w:rStyle w:val="ff0"/>
          <w:b/>
        </w:rPr>
        <w:t>ALCHOHOL</w:t>
      </w:r>
      <w:r w:rsidRPr="00D21FC2">
        <w:rPr>
          <w:rStyle w:val="ff0"/>
          <w:b/>
        </w:rPr>
        <w:t xml:space="preserve"> SENSOR:</w:t>
      </w:r>
    </w:p>
    <w:p w14:paraId="21F44DE0" w14:textId="77777777" w:rsidR="001948E4" w:rsidRDefault="001948E4" w:rsidP="009B6A52">
      <w:pPr>
        <w:autoSpaceDE w:val="0"/>
        <w:autoSpaceDN w:val="0"/>
        <w:adjustRightInd w:val="0"/>
        <w:spacing w:after="0" w:line="360" w:lineRule="auto"/>
        <w:ind w:firstLine="720"/>
        <w:jc w:val="both"/>
        <w:rPr>
          <w:rFonts w:ascii="Times New Roman" w:hAnsi="Times New Roman" w:cs="Times New Roman"/>
          <w:sz w:val="28"/>
          <w:szCs w:val="28"/>
        </w:rPr>
      </w:pPr>
      <w:r w:rsidRPr="001948E4">
        <w:rPr>
          <w:rStyle w:val="ff0"/>
          <w:rFonts w:ascii="Times New Roman" w:hAnsi="Times New Roman" w:cs="Times New Roman"/>
          <w:sz w:val="28"/>
          <w:szCs w:val="28"/>
        </w:rPr>
        <w:t xml:space="preserve">This </w:t>
      </w:r>
      <w:r w:rsidR="00DC79A9" w:rsidRPr="001948E4">
        <w:rPr>
          <w:rStyle w:val="ff0"/>
          <w:rFonts w:ascii="Times New Roman" w:hAnsi="Times New Roman" w:cs="Times New Roman"/>
          <w:sz w:val="28"/>
          <w:szCs w:val="28"/>
        </w:rPr>
        <w:t>Alcohol</w:t>
      </w:r>
      <w:r w:rsidRPr="001948E4">
        <w:rPr>
          <w:rStyle w:val="ff0"/>
          <w:rFonts w:ascii="Times New Roman" w:hAnsi="Times New Roman" w:cs="Times New Roman"/>
          <w:sz w:val="28"/>
          <w:szCs w:val="28"/>
        </w:rPr>
        <w:t xml:space="preserve"> sensor is air based, The Variation Across the eye will vary as per </w:t>
      </w:r>
      <w:r w:rsidR="00DC79A9" w:rsidRPr="001948E4">
        <w:rPr>
          <w:rStyle w:val="ff0"/>
          <w:rFonts w:ascii="Times New Roman" w:hAnsi="Times New Roman" w:cs="Times New Roman"/>
          <w:sz w:val="28"/>
          <w:szCs w:val="28"/>
        </w:rPr>
        <w:t>alcohol</w:t>
      </w:r>
      <w:r w:rsidRPr="001948E4">
        <w:rPr>
          <w:rStyle w:val="ff0"/>
          <w:rFonts w:ascii="Times New Roman" w:hAnsi="Times New Roman" w:cs="Times New Roman"/>
          <w:sz w:val="28"/>
          <w:szCs w:val="28"/>
        </w:rPr>
        <w:t xml:space="preserve">. If the eye is closed means the output is high otherwise output is low. This to know the eye is closing or opening </w:t>
      </w:r>
      <w:proofErr w:type="spellStart"/>
      <w:r w:rsidRPr="001948E4">
        <w:rPr>
          <w:rStyle w:val="ff0"/>
          <w:rFonts w:ascii="Times New Roman" w:hAnsi="Times New Roman" w:cs="Times New Roman"/>
          <w:sz w:val="28"/>
          <w:szCs w:val="28"/>
        </w:rPr>
        <w:t>position</w:t>
      </w:r>
      <w:r w:rsidRPr="001948E4">
        <w:rPr>
          <w:rFonts w:ascii="Times New Roman" w:hAnsi="Times New Roman" w:cs="Times New Roman"/>
          <w:sz w:val="28"/>
          <w:szCs w:val="28"/>
        </w:rPr>
        <w:t>The</w:t>
      </w:r>
      <w:proofErr w:type="spellEnd"/>
      <w:r w:rsidRPr="001948E4">
        <w:rPr>
          <w:rFonts w:ascii="Times New Roman" w:hAnsi="Times New Roman" w:cs="Times New Roman"/>
          <w:sz w:val="28"/>
          <w:szCs w:val="28"/>
        </w:rPr>
        <w:t xml:space="preserve"> analog gas sensor- MQ3 is suitable for alcohol detecting, this sensor can be used in a breath analyzer. It has a high sensitivity to alcohol and small sensitivity to benzene. The sensitivity can be adjusted by the potentiometer sensitive material of MQ3 gas sensor is SnO2, which with lower conductivity in clean air. When the target alcohol gas exist, the sensors conductivity is higher along with the gas concentration rising, use of simple electro circuit, convert change of conductivity to correspond output signal of gas concentration.</w:t>
      </w:r>
    </w:p>
    <w:p w14:paraId="345C4A4A" w14:textId="77777777" w:rsidR="00DC79A9" w:rsidRDefault="00DC79A9" w:rsidP="00DC79A9">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718E98" wp14:editId="287817F7">
            <wp:extent cx="2852420" cy="285242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14:paraId="539AD066" w14:textId="77777777" w:rsidR="00DC79A9" w:rsidRDefault="00DC79A9" w:rsidP="00DC79A9">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1 ALCHOL SENSOR</w:t>
      </w:r>
    </w:p>
    <w:p w14:paraId="7539B8E3" w14:textId="77777777" w:rsidR="000A5CD0" w:rsidRDefault="000A5CD0" w:rsidP="000A5CD0">
      <w:pPr>
        <w:pStyle w:val="Default"/>
        <w:spacing w:line="360" w:lineRule="auto"/>
        <w:jc w:val="both"/>
        <w:rPr>
          <w:rFonts w:ascii="Times New Roman" w:hAnsi="Times New Roman" w:cs="Times New Roman"/>
          <w:b/>
          <w:bCs/>
          <w:sz w:val="28"/>
          <w:szCs w:val="28"/>
        </w:rPr>
      </w:pPr>
      <w:r w:rsidRPr="000A5CD0">
        <w:rPr>
          <w:rFonts w:ascii="Times New Roman" w:hAnsi="Times New Roman" w:cs="Times New Roman"/>
          <w:b/>
          <w:bCs/>
          <w:sz w:val="28"/>
          <w:szCs w:val="28"/>
        </w:rPr>
        <w:t xml:space="preserve">Sensitivity Adjustment: </w:t>
      </w:r>
      <w:r w:rsidR="00DC79A9">
        <w:rPr>
          <w:rFonts w:ascii="Times New Roman" w:hAnsi="Times New Roman" w:cs="Times New Roman"/>
          <w:b/>
          <w:bCs/>
          <w:sz w:val="28"/>
          <w:szCs w:val="28"/>
        </w:rPr>
        <w:t xml:space="preserve">  </w:t>
      </w:r>
    </w:p>
    <w:p w14:paraId="4276C284" w14:textId="77777777" w:rsidR="000A5CD0" w:rsidRDefault="000A5CD0" w:rsidP="0049380E">
      <w:pPr>
        <w:autoSpaceDE w:val="0"/>
        <w:autoSpaceDN w:val="0"/>
        <w:adjustRightInd w:val="0"/>
        <w:spacing w:after="0" w:line="360" w:lineRule="auto"/>
        <w:ind w:firstLine="720"/>
        <w:jc w:val="both"/>
        <w:rPr>
          <w:rFonts w:ascii="Times New Roman" w:hAnsi="Times New Roman" w:cs="Times New Roman"/>
          <w:sz w:val="28"/>
          <w:szCs w:val="28"/>
        </w:rPr>
      </w:pPr>
      <w:r w:rsidRPr="000A5CD0">
        <w:rPr>
          <w:rFonts w:ascii="Times New Roman" w:hAnsi="Times New Roman" w:cs="Times New Roman"/>
          <w:sz w:val="28"/>
          <w:szCs w:val="28"/>
        </w:rPr>
        <w:t>Resistance value of MQ-3 is difference to various kinds and various concentration gases. So, when using these components, sensitivity adjustment is very necessary. It is recommended to calibrate the detector for 0.4mg/L (approximately 200ppm) of Alcohol concentration in air and use value of Load resistance that (RL) about 200 KΩ (100KΩ to 470 KΩ). When accurately measuring, proper alarm point for the gas detector has to be determined after considering the temperature and humidity influence</w:t>
      </w:r>
    </w:p>
    <w:p w14:paraId="61112B13" w14:textId="77777777" w:rsidR="00DC79A9" w:rsidRPr="00DC79A9" w:rsidRDefault="00DC79A9" w:rsidP="00DC79A9">
      <w:pPr>
        <w:pStyle w:val="Default"/>
        <w:spacing w:line="360" w:lineRule="auto"/>
        <w:jc w:val="both"/>
        <w:rPr>
          <w:rFonts w:ascii="Times New Roman" w:hAnsi="Times New Roman" w:cs="Times New Roman"/>
          <w:sz w:val="28"/>
          <w:szCs w:val="28"/>
        </w:rPr>
      </w:pPr>
      <w:r w:rsidRPr="00DC79A9">
        <w:rPr>
          <w:rFonts w:ascii="Times New Roman" w:hAnsi="Times New Roman" w:cs="Times New Roman"/>
          <w:b/>
          <w:bCs/>
          <w:sz w:val="28"/>
          <w:szCs w:val="28"/>
        </w:rPr>
        <w:t xml:space="preserve">Specification: </w:t>
      </w:r>
    </w:p>
    <w:p w14:paraId="6AAE7208" w14:textId="77777777" w:rsidR="00DC79A9" w:rsidRPr="00DC79A9" w:rsidRDefault="00DC79A9" w:rsidP="00DC79A9">
      <w:pPr>
        <w:pStyle w:val="Default"/>
        <w:spacing w:line="360" w:lineRule="auto"/>
        <w:jc w:val="both"/>
        <w:rPr>
          <w:rFonts w:ascii="Times New Roman" w:hAnsi="Times New Roman" w:cs="Times New Roman"/>
          <w:sz w:val="28"/>
          <w:szCs w:val="28"/>
        </w:rPr>
      </w:pPr>
      <w:r w:rsidRPr="00DC79A9">
        <w:rPr>
          <w:rFonts w:ascii="Times New Roman" w:hAnsi="Times New Roman" w:cs="Times New Roman"/>
          <w:sz w:val="28"/>
          <w:szCs w:val="28"/>
        </w:rPr>
        <w:t xml:space="preserve">1. Power supply requires 5 volts. </w:t>
      </w:r>
    </w:p>
    <w:p w14:paraId="41599FF5" w14:textId="77777777" w:rsidR="00DC79A9" w:rsidRPr="00DC79A9" w:rsidRDefault="00DC79A9" w:rsidP="00DC79A9">
      <w:pPr>
        <w:pStyle w:val="Default"/>
        <w:spacing w:line="360" w:lineRule="auto"/>
        <w:jc w:val="both"/>
        <w:rPr>
          <w:rFonts w:ascii="Times New Roman" w:hAnsi="Times New Roman" w:cs="Times New Roman"/>
          <w:sz w:val="28"/>
          <w:szCs w:val="28"/>
        </w:rPr>
      </w:pPr>
      <w:r w:rsidRPr="00DC79A9">
        <w:rPr>
          <w:rFonts w:ascii="Times New Roman" w:hAnsi="Times New Roman" w:cs="Times New Roman"/>
          <w:sz w:val="28"/>
          <w:szCs w:val="28"/>
        </w:rPr>
        <w:t xml:space="preserve">2. Interference type: analog only. </w:t>
      </w:r>
    </w:p>
    <w:p w14:paraId="265A47EE" w14:textId="77777777" w:rsidR="00DC79A9" w:rsidRPr="00DC79A9" w:rsidRDefault="00DC79A9" w:rsidP="00DC79A9">
      <w:pPr>
        <w:pStyle w:val="Default"/>
        <w:spacing w:line="360" w:lineRule="auto"/>
        <w:jc w:val="both"/>
        <w:rPr>
          <w:rFonts w:ascii="Times New Roman" w:hAnsi="Times New Roman" w:cs="Times New Roman"/>
          <w:sz w:val="28"/>
          <w:szCs w:val="28"/>
        </w:rPr>
      </w:pPr>
      <w:r w:rsidRPr="00DC79A9">
        <w:rPr>
          <w:rFonts w:ascii="Times New Roman" w:hAnsi="Times New Roman" w:cs="Times New Roman"/>
          <w:sz w:val="28"/>
          <w:szCs w:val="28"/>
        </w:rPr>
        <w:t xml:space="preserve">3. Pin specification: 1-output, 2-GND, 3-VCC </w:t>
      </w:r>
    </w:p>
    <w:p w14:paraId="70864BB3" w14:textId="77777777" w:rsidR="00DC79A9" w:rsidRPr="00DC79A9" w:rsidRDefault="00DC79A9" w:rsidP="00DC79A9">
      <w:pPr>
        <w:pStyle w:val="Default"/>
        <w:spacing w:line="360" w:lineRule="auto"/>
        <w:jc w:val="both"/>
        <w:rPr>
          <w:rFonts w:ascii="Times New Roman" w:hAnsi="Times New Roman" w:cs="Times New Roman"/>
          <w:sz w:val="28"/>
          <w:szCs w:val="28"/>
        </w:rPr>
      </w:pPr>
      <w:r w:rsidRPr="00DC79A9">
        <w:rPr>
          <w:rFonts w:ascii="Times New Roman" w:hAnsi="Times New Roman" w:cs="Times New Roman"/>
          <w:sz w:val="28"/>
          <w:szCs w:val="28"/>
        </w:rPr>
        <w:t xml:space="preserve">4. High sensitivity and fast response. </w:t>
      </w:r>
    </w:p>
    <w:p w14:paraId="6B1314DA" w14:textId="77777777" w:rsidR="00DC79A9" w:rsidRPr="00DC79A9" w:rsidRDefault="00DC79A9" w:rsidP="00DC79A9">
      <w:pPr>
        <w:pStyle w:val="Default"/>
        <w:spacing w:line="360" w:lineRule="auto"/>
        <w:jc w:val="both"/>
        <w:rPr>
          <w:rFonts w:ascii="Times New Roman" w:hAnsi="Times New Roman" w:cs="Times New Roman"/>
          <w:sz w:val="28"/>
          <w:szCs w:val="28"/>
        </w:rPr>
      </w:pPr>
      <w:r w:rsidRPr="00DC79A9">
        <w:rPr>
          <w:rFonts w:ascii="Times New Roman" w:hAnsi="Times New Roman" w:cs="Times New Roman"/>
          <w:sz w:val="28"/>
          <w:szCs w:val="28"/>
        </w:rPr>
        <w:t xml:space="preserve">5. Stable and long life </w:t>
      </w:r>
    </w:p>
    <w:p w14:paraId="5613CEBA" w14:textId="77777777" w:rsidR="00DC79A9" w:rsidRPr="00DC79A9" w:rsidRDefault="00DC79A9" w:rsidP="00DC79A9">
      <w:pPr>
        <w:pStyle w:val="Default"/>
        <w:spacing w:line="360" w:lineRule="auto"/>
        <w:jc w:val="both"/>
        <w:rPr>
          <w:rFonts w:ascii="Times New Roman" w:hAnsi="Times New Roman" w:cs="Times New Roman"/>
          <w:sz w:val="28"/>
          <w:szCs w:val="28"/>
        </w:rPr>
      </w:pPr>
      <w:r w:rsidRPr="00DC79A9">
        <w:rPr>
          <w:rFonts w:ascii="Times New Roman" w:hAnsi="Times New Roman" w:cs="Times New Roman"/>
          <w:sz w:val="28"/>
          <w:szCs w:val="28"/>
        </w:rPr>
        <w:t xml:space="preserve">6. Small towards benzene and High sensitivity to alcohol </w:t>
      </w:r>
    </w:p>
    <w:p w14:paraId="50EEA630" w14:textId="77777777" w:rsidR="00DC79A9" w:rsidRDefault="00DC79A9" w:rsidP="00DC79A9">
      <w:pPr>
        <w:autoSpaceDE w:val="0"/>
        <w:autoSpaceDN w:val="0"/>
        <w:adjustRightInd w:val="0"/>
        <w:spacing w:after="0" w:line="360" w:lineRule="auto"/>
        <w:jc w:val="both"/>
        <w:rPr>
          <w:rFonts w:ascii="Times New Roman" w:hAnsi="Times New Roman" w:cs="Times New Roman"/>
          <w:sz w:val="28"/>
          <w:szCs w:val="28"/>
        </w:rPr>
      </w:pPr>
      <w:r w:rsidRPr="00DC79A9">
        <w:rPr>
          <w:rFonts w:ascii="Times New Roman" w:hAnsi="Times New Roman" w:cs="Times New Roman"/>
          <w:sz w:val="28"/>
          <w:szCs w:val="28"/>
        </w:rPr>
        <w:t>Simple drive circuit with size</w:t>
      </w:r>
      <w:r w:rsidR="0049380E" w:rsidRPr="00DC79A9">
        <w:rPr>
          <w:rFonts w:ascii="Times New Roman" w:hAnsi="Times New Roman" w:cs="Times New Roman"/>
          <w:sz w:val="28"/>
          <w:szCs w:val="28"/>
        </w:rPr>
        <w:t>: 40</w:t>
      </w:r>
      <w:r w:rsidRPr="00DC79A9">
        <w:rPr>
          <w:rFonts w:ascii="Times New Roman" w:hAnsi="Times New Roman" w:cs="Times New Roman"/>
          <w:sz w:val="28"/>
          <w:szCs w:val="28"/>
        </w:rPr>
        <w:t>*20mm</w:t>
      </w:r>
    </w:p>
    <w:p w14:paraId="6E6A5980" w14:textId="77777777" w:rsidR="0073070C" w:rsidRDefault="0073070C" w:rsidP="008F4B2A">
      <w:pPr>
        <w:tabs>
          <w:tab w:val="left" w:pos="2145"/>
        </w:tabs>
        <w:spacing w:before="240"/>
        <w:jc w:val="both"/>
        <w:rPr>
          <w:b/>
          <w:color w:val="000000" w:themeColor="text1"/>
          <w:sz w:val="28"/>
          <w:szCs w:val="28"/>
        </w:rPr>
      </w:pPr>
    </w:p>
    <w:p w14:paraId="00F86A15" w14:textId="77777777" w:rsidR="00D02885" w:rsidRPr="00A61717" w:rsidRDefault="00D02885" w:rsidP="00D02885">
      <w:pPr>
        <w:pStyle w:val="NormalWeb"/>
        <w:shd w:val="clear" w:color="auto" w:fill="FFFFFF"/>
        <w:spacing w:before="501" w:beforeAutospacing="0" w:after="501" w:afterAutospacing="0" w:line="360" w:lineRule="auto"/>
        <w:jc w:val="both"/>
        <w:rPr>
          <w:sz w:val="28"/>
          <w:szCs w:val="28"/>
        </w:rPr>
      </w:pPr>
    </w:p>
    <w:p w14:paraId="550A4E5E" w14:textId="77777777" w:rsidR="008F4B2A" w:rsidRPr="00DC79A9" w:rsidRDefault="008F4B2A" w:rsidP="00DC79A9">
      <w:pPr>
        <w:spacing w:line="360" w:lineRule="auto"/>
        <w:ind w:firstLine="720"/>
        <w:jc w:val="both"/>
        <w:rPr>
          <w:rFonts w:ascii="Times New Roman" w:hAnsi="Times New Roman" w:cs="Times New Roman"/>
          <w:iCs/>
          <w:sz w:val="28"/>
          <w:szCs w:val="28"/>
        </w:rPr>
      </w:pPr>
    </w:p>
    <w:p w14:paraId="076D4279" w14:textId="77777777" w:rsidR="00DA4E80" w:rsidRPr="00DA4E80" w:rsidRDefault="00DA4E80" w:rsidP="00DA4E80">
      <w:pPr>
        <w:autoSpaceDE w:val="0"/>
        <w:autoSpaceDN w:val="0"/>
        <w:adjustRightInd w:val="0"/>
        <w:spacing w:after="0" w:line="360" w:lineRule="auto"/>
        <w:jc w:val="both"/>
        <w:rPr>
          <w:rFonts w:ascii="Times New Roman" w:hAnsi="Times New Roman" w:cs="Times New Roman"/>
          <w:b/>
          <w:sz w:val="28"/>
          <w:szCs w:val="28"/>
        </w:rPr>
      </w:pPr>
      <w:r w:rsidRPr="00DA4E80">
        <w:rPr>
          <w:rFonts w:ascii="Times New Roman" w:hAnsi="Times New Roman" w:cs="Times New Roman"/>
          <w:b/>
          <w:sz w:val="28"/>
          <w:szCs w:val="28"/>
        </w:rPr>
        <w:t>EYE BLINKING SENSOR</w:t>
      </w:r>
    </w:p>
    <w:p w14:paraId="059BBE21" w14:textId="77777777" w:rsidR="00DA4E80" w:rsidRPr="00DA4E80" w:rsidRDefault="00DA4E80" w:rsidP="00DA4E80">
      <w:pPr>
        <w:autoSpaceDE w:val="0"/>
        <w:autoSpaceDN w:val="0"/>
        <w:adjustRightInd w:val="0"/>
        <w:spacing w:after="0" w:line="360" w:lineRule="auto"/>
        <w:jc w:val="both"/>
        <w:rPr>
          <w:rFonts w:ascii="Times New Roman" w:hAnsi="Times New Roman" w:cs="Times New Roman"/>
          <w:sz w:val="28"/>
          <w:szCs w:val="28"/>
        </w:rPr>
      </w:pPr>
      <w:r w:rsidRPr="00DA4E80">
        <w:rPr>
          <w:rFonts w:ascii="Times New Roman" w:hAnsi="Times New Roman" w:cs="Times New Roman"/>
          <w:sz w:val="28"/>
          <w:szCs w:val="28"/>
        </w:rPr>
        <w:t>This project involves controlling accident due to unconscious</w:t>
      </w:r>
      <w:r>
        <w:rPr>
          <w:rFonts w:ascii="Times New Roman" w:hAnsi="Times New Roman" w:cs="Times New Roman"/>
          <w:sz w:val="28"/>
          <w:szCs w:val="28"/>
        </w:rPr>
        <w:t xml:space="preserve"> </w:t>
      </w:r>
      <w:r w:rsidRPr="00DA4E80">
        <w:rPr>
          <w:rFonts w:ascii="Times New Roman" w:hAnsi="Times New Roman" w:cs="Times New Roman"/>
          <w:sz w:val="28"/>
          <w:szCs w:val="28"/>
        </w:rPr>
        <w:t>through Eye blink. Here one eye blink sensor is fixed in vehicle</w:t>
      </w:r>
      <w:r>
        <w:rPr>
          <w:rFonts w:ascii="Times New Roman" w:hAnsi="Times New Roman" w:cs="Times New Roman"/>
          <w:sz w:val="28"/>
          <w:szCs w:val="28"/>
        </w:rPr>
        <w:t xml:space="preserve"> </w:t>
      </w:r>
      <w:r w:rsidRPr="00DA4E80">
        <w:rPr>
          <w:rFonts w:ascii="Times New Roman" w:hAnsi="Times New Roman" w:cs="Times New Roman"/>
          <w:sz w:val="28"/>
          <w:szCs w:val="28"/>
        </w:rPr>
        <w:t>where if anybody loses conscious and indicate through alarm,</w:t>
      </w:r>
      <w:r>
        <w:rPr>
          <w:rFonts w:ascii="Times New Roman" w:hAnsi="Times New Roman" w:cs="Times New Roman"/>
          <w:sz w:val="28"/>
          <w:szCs w:val="28"/>
        </w:rPr>
        <w:t xml:space="preserve"> </w:t>
      </w:r>
      <w:proofErr w:type="spellStart"/>
      <w:r w:rsidRPr="00DA4E80">
        <w:rPr>
          <w:rFonts w:ascii="Times New Roman" w:hAnsi="Times New Roman" w:cs="Times New Roman"/>
          <w:sz w:val="28"/>
          <w:szCs w:val="28"/>
        </w:rPr>
        <w:t>gsm</w:t>
      </w:r>
      <w:proofErr w:type="spellEnd"/>
      <w:r w:rsidRPr="00DA4E80">
        <w:rPr>
          <w:rFonts w:ascii="Times New Roman" w:hAnsi="Times New Roman" w:cs="Times New Roman"/>
          <w:sz w:val="28"/>
          <w:szCs w:val="28"/>
        </w:rPr>
        <w:t xml:space="preserve"> and </w:t>
      </w:r>
      <w:r w:rsidR="004B0206" w:rsidRPr="00DA4E80">
        <w:rPr>
          <w:rFonts w:ascii="Times New Roman" w:hAnsi="Times New Roman" w:cs="Times New Roman"/>
          <w:sz w:val="28"/>
          <w:szCs w:val="28"/>
        </w:rPr>
        <w:t>LCD</w:t>
      </w:r>
      <w:r w:rsidRPr="00DA4E80">
        <w:rPr>
          <w:rFonts w:ascii="Times New Roman" w:hAnsi="Times New Roman" w:cs="Times New Roman"/>
          <w:sz w:val="28"/>
          <w:szCs w:val="28"/>
        </w:rPr>
        <w:t>. This project involves measure and controls the eye blink using IR sensor. The IR transmitter is used to transmit. The</w:t>
      </w:r>
      <w:r>
        <w:rPr>
          <w:rFonts w:ascii="Times New Roman" w:hAnsi="Times New Roman" w:cs="Times New Roman"/>
          <w:sz w:val="28"/>
          <w:szCs w:val="28"/>
        </w:rPr>
        <w:t xml:space="preserve"> </w:t>
      </w:r>
      <w:r w:rsidRPr="00DA4E80">
        <w:rPr>
          <w:rFonts w:ascii="Times New Roman" w:hAnsi="Times New Roman" w:cs="Times New Roman"/>
          <w:sz w:val="28"/>
          <w:szCs w:val="28"/>
        </w:rPr>
        <w:t xml:space="preserve">infrared rays in our eye. The IR </w:t>
      </w:r>
      <w:r w:rsidR="004B0206" w:rsidRPr="00DA4E80">
        <w:rPr>
          <w:rFonts w:ascii="Times New Roman" w:hAnsi="Times New Roman" w:cs="Times New Roman"/>
          <w:sz w:val="28"/>
          <w:szCs w:val="28"/>
        </w:rPr>
        <w:t>receiver’s</w:t>
      </w:r>
      <w:r w:rsidRPr="00DA4E80">
        <w:rPr>
          <w:rFonts w:ascii="Times New Roman" w:hAnsi="Times New Roman" w:cs="Times New Roman"/>
          <w:sz w:val="28"/>
          <w:szCs w:val="28"/>
        </w:rPr>
        <w:t xml:space="preserve"> used to receive the</w:t>
      </w:r>
    </w:p>
    <w:p w14:paraId="42D9A4DF" w14:textId="77777777" w:rsidR="00DC79A9" w:rsidRDefault="004B0206" w:rsidP="00DA4E80">
      <w:pPr>
        <w:autoSpaceDE w:val="0"/>
        <w:autoSpaceDN w:val="0"/>
        <w:adjustRightInd w:val="0"/>
        <w:spacing w:after="0" w:line="360" w:lineRule="auto"/>
        <w:jc w:val="both"/>
        <w:rPr>
          <w:rFonts w:ascii="Times New Roman" w:hAnsi="Times New Roman" w:cs="Times New Roman"/>
          <w:sz w:val="28"/>
          <w:szCs w:val="28"/>
        </w:rPr>
      </w:pPr>
      <w:r w:rsidRPr="00DA4E80">
        <w:rPr>
          <w:rFonts w:ascii="Times New Roman" w:hAnsi="Times New Roman" w:cs="Times New Roman"/>
          <w:sz w:val="28"/>
          <w:szCs w:val="28"/>
        </w:rPr>
        <w:t>Reflected</w:t>
      </w:r>
      <w:r w:rsidR="00DA4E80" w:rsidRPr="00DA4E80">
        <w:rPr>
          <w:rFonts w:ascii="Times New Roman" w:hAnsi="Times New Roman" w:cs="Times New Roman"/>
          <w:sz w:val="28"/>
          <w:szCs w:val="28"/>
        </w:rPr>
        <w:t xml:space="preserve"> infrared rays of eye. If the eye is closed means the</w:t>
      </w:r>
      <w:r w:rsidR="00DA4E80">
        <w:rPr>
          <w:rFonts w:ascii="Times New Roman" w:hAnsi="Times New Roman" w:cs="Times New Roman"/>
          <w:sz w:val="28"/>
          <w:szCs w:val="28"/>
        </w:rPr>
        <w:t xml:space="preserve"> </w:t>
      </w:r>
      <w:r w:rsidR="00DA4E80" w:rsidRPr="00DA4E80">
        <w:rPr>
          <w:rFonts w:ascii="Times New Roman" w:hAnsi="Times New Roman" w:cs="Times New Roman"/>
          <w:sz w:val="28"/>
          <w:szCs w:val="28"/>
        </w:rPr>
        <w:t>output of IR receiver is high otherwise the IR receiver output is</w:t>
      </w:r>
      <w:r w:rsidR="00DA4E80">
        <w:rPr>
          <w:rFonts w:ascii="Times New Roman" w:hAnsi="Times New Roman" w:cs="Times New Roman"/>
          <w:sz w:val="28"/>
          <w:szCs w:val="28"/>
        </w:rPr>
        <w:t xml:space="preserve"> </w:t>
      </w:r>
      <w:r w:rsidR="00DA4E80" w:rsidRPr="00DA4E80">
        <w:rPr>
          <w:rFonts w:ascii="Times New Roman" w:hAnsi="Times New Roman" w:cs="Times New Roman"/>
          <w:sz w:val="28"/>
          <w:szCs w:val="28"/>
        </w:rPr>
        <w:t>low. This to know the eye is closing or opening position. This</w:t>
      </w:r>
      <w:r w:rsidR="00DA4E80">
        <w:rPr>
          <w:rFonts w:ascii="Times New Roman" w:hAnsi="Times New Roman" w:cs="Times New Roman"/>
          <w:sz w:val="28"/>
          <w:szCs w:val="28"/>
        </w:rPr>
        <w:t xml:space="preserve"> </w:t>
      </w:r>
      <w:r w:rsidR="00DA4E80" w:rsidRPr="00DA4E80">
        <w:rPr>
          <w:rFonts w:ascii="Times New Roman" w:hAnsi="Times New Roman" w:cs="Times New Roman"/>
          <w:sz w:val="28"/>
          <w:szCs w:val="28"/>
        </w:rPr>
        <w:t xml:space="preserve">output is given to logic circuit to indicate the alarm, </w:t>
      </w:r>
      <w:proofErr w:type="spellStart"/>
      <w:r w:rsidR="00DA4E80" w:rsidRPr="00DA4E80">
        <w:rPr>
          <w:rFonts w:ascii="Times New Roman" w:hAnsi="Times New Roman" w:cs="Times New Roman"/>
          <w:sz w:val="28"/>
          <w:szCs w:val="28"/>
        </w:rPr>
        <w:t>gsm</w:t>
      </w:r>
      <w:proofErr w:type="spellEnd"/>
      <w:r w:rsidR="00DA4E80" w:rsidRPr="00DA4E80">
        <w:rPr>
          <w:rFonts w:ascii="Times New Roman" w:hAnsi="Times New Roman" w:cs="Times New Roman"/>
          <w:sz w:val="28"/>
          <w:szCs w:val="28"/>
        </w:rPr>
        <w:t xml:space="preserve"> and </w:t>
      </w:r>
      <w:r w:rsidR="00840CDF" w:rsidRPr="00DA4E80">
        <w:rPr>
          <w:rFonts w:ascii="Times New Roman" w:hAnsi="Times New Roman" w:cs="Times New Roman"/>
          <w:sz w:val="28"/>
          <w:szCs w:val="28"/>
        </w:rPr>
        <w:t>LCD</w:t>
      </w:r>
      <w:r w:rsidR="00DA4E80" w:rsidRPr="00DA4E80">
        <w:rPr>
          <w:rFonts w:ascii="Times New Roman" w:hAnsi="Times New Roman" w:cs="Times New Roman"/>
          <w:sz w:val="28"/>
          <w:szCs w:val="28"/>
        </w:rPr>
        <w:t>.</w:t>
      </w:r>
      <w:r w:rsidR="00DA4E80">
        <w:rPr>
          <w:rFonts w:ascii="Times New Roman" w:hAnsi="Times New Roman" w:cs="Times New Roman"/>
          <w:sz w:val="28"/>
          <w:szCs w:val="28"/>
        </w:rPr>
        <w:t xml:space="preserve"> </w:t>
      </w:r>
      <w:r w:rsidR="00DA4E80" w:rsidRPr="00DA4E80">
        <w:rPr>
          <w:rFonts w:ascii="Times New Roman" w:hAnsi="Times New Roman" w:cs="Times New Roman"/>
          <w:sz w:val="28"/>
          <w:szCs w:val="28"/>
        </w:rPr>
        <w:t>This circuit is mainly used to for counting application, intruder</w:t>
      </w:r>
      <w:r w:rsidR="00DA4E80">
        <w:rPr>
          <w:rFonts w:ascii="Times New Roman" w:hAnsi="Times New Roman" w:cs="Times New Roman"/>
          <w:sz w:val="28"/>
          <w:szCs w:val="28"/>
        </w:rPr>
        <w:t xml:space="preserve"> </w:t>
      </w:r>
      <w:r w:rsidR="00DA4E80" w:rsidRPr="00DA4E80">
        <w:rPr>
          <w:rFonts w:ascii="Times New Roman" w:hAnsi="Times New Roman" w:cs="Times New Roman"/>
          <w:sz w:val="28"/>
          <w:szCs w:val="28"/>
        </w:rPr>
        <w:t xml:space="preserve">detector </w:t>
      </w:r>
      <w:proofErr w:type="spellStart"/>
      <w:r w:rsidR="00DA4E80" w:rsidRPr="00DA4E80">
        <w:rPr>
          <w:rFonts w:ascii="Times New Roman" w:hAnsi="Times New Roman" w:cs="Times New Roman"/>
          <w:sz w:val="28"/>
          <w:szCs w:val="28"/>
        </w:rPr>
        <w:t>etc</w:t>
      </w:r>
      <w:proofErr w:type="spellEnd"/>
    </w:p>
    <w:p w14:paraId="3296D149" w14:textId="77777777" w:rsidR="00DA4E80" w:rsidRDefault="00DA4E80" w:rsidP="00DA4E80">
      <w:pPr>
        <w:autoSpaceDE w:val="0"/>
        <w:autoSpaceDN w:val="0"/>
        <w:adjustRightInd w:val="0"/>
        <w:spacing w:after="0" w:line="360" w:lineRule="auto"/>
        <w:jc w:val="center"/>
        <w:rPr>
          <w:rFonts w:ascii="Times New Roman" w:hAnsi="Times New Roman" w:cs="Times New Roman"/>
          <w:sz w:val="28"/>
          <w:szCs w:val="28"/>
        </w:rPr>
      </w:pPr>
      <w:r>
        <w:rPr>
          <w:noProof/>
        </w:rPr>
        <w:drawing>
          <wp:inline distT="0" distB="0" distL="0" distR="0" wp14:anchorId="223C21CB" wp14:editId="77E93206">
            <wp:extent cx="3805610" cy="2932044"/>
            <wp:effectExtent l="19050" t="0" r="4390" b="0"/>
            <wp:docPr id="4" name="Picture 2" descr="Eye Blink Sensing System - Complete Guide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e Blink Sensing System - Complete Guide – Robocraze"/>
                    <pic:cNvPicPr>
                      <a:picLocks noChangeAspect="1" noChangeArrowheads="1"/>
                    </pic:cNvPicPr>
                  </pic:nvPicPr>
                  <pic:blipFill>
                    <a:blip r:embed="rId18"/>
                    <a:srcRect/>
                    <a:stretch>
                      <a:fillRect/>
                    </a:stretch>
                  </pic:blipFill>
                  <pic:spPr bwMode="auto">
                    <a:xfrm>
                      <a:off x="0" y="0"/>
                      <a:ext cx="3807747" cy="2933690"/>
                    </a:xfrm>
                    <a:prstGeom prst="rect">
                      <a:avLst/>
                    </a:prstGeom>
                    <a:noFill/>
                    <a:ln w="9525">
                      <a:noFill/>
                      <a:miter lim="800000"/>
                      <a:headEnd/>
                      <a:tailEnd/>
                    </a:ln>
                  </pic:spPr>
                </pic:pic>
              </a:graphicData>
            </a:graphic>
          </wp:inline>
        </w:drawing>
      </w:r>
    </w:p>
    <w:p w14:paraId="5EE7A1ED" w14:textId="77777777" w:rsidR="00DA4E80" w:rsidRDefault="00DA4E80" w:rsidP="00DA4E80">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2 EYE BLINK SENSOR</w:t>
      </w:r>
    </w:p>
    <w:p w14:paraId="773BFB14" w14:textId="77777777" w:rsidR="00840CDF" w:rsidRDefault="00840CDF" w:rsidP="00DA4E80">
      <w:pPr>
        <w:autoSpaceDE w:val="0"/>
        <w:autoSpaceDN w:val="0"/>
        <w:adjustRightInd w:val="0"/>
        <w:spacing w:after="0" w:line="360" w:lineRule="auto"/>
        <w:jc w:val="center"/>
        <w:rPr>
          <w:rFonts w:ascii="Times New Roman" w:hAnsi="Times New Roman" w:cs="Times New Roman"/>
          <w:sz w:val="28"/>
          <w:szCs w:val="28"/>
        </w:rPr>
      </w:pPr>
    </w:p>
    <w:p w14:paraId="531C2361" w14:textId="77777777" w:rsidR="000D75EC" w:rsidRPr="000D75EC" w:rsidRDefault="000D75EC" w:rsidP="00840CDF">
      <w:pPr>
        <w:shd w:val="clear" w:color="auto" w:fill="FFFFFF"/>
        <w:spacing w:after="150" w:line="360" w:lineRule="auto"/>
        <w:jc w:val="center"/>
        <w:rPr>
          <w:rFonts w:ascii="Times New Roman" w:eastAsia="Times New Roman" w:hAnsi="Times New Roman" w:cs="Times New Roman"/>
          <w:color w:val="404040"/>
          <w:sz w:val="28"/>
          <w:szCs w:val="28"/>
        </w:rPr>
      </w:pPr>
      <w:r w:rsidRPr="000D75EC">
        <w:rPr>
          <w:rFonts w:ascii="Times New Roman" w:eastAsia="Times New Roman" w:hAnsi="Times New Roman" w:cs="Times New Roman"/>
          <w:b/>
          <w:bCs/>
          <w:color w:val="404040"/>
          <w:sz w:val="28"/>
          <w:szCs w:val="28"/>
        </w:rPr>
        <w:t>MOTOR DRIVER BOARD293D</w:t>
      </w:r>
    </w:p>
    <w:p w14:paraId="7986167A" w14:textId="77777777" w:rsidR="00840CDF" w:rsidRDefault="00840CDF" w:rsidP="000D75EC">
      <w:pPr>
        <w:shd w:val="clear" w:color="auto" w:fill="FFFFFF"/>
        <w:spacing w:after="150" w:line="360" w:lineRule="auto"/>
        <w:jc w:val="both"/>
        <w:rPr>
          <w:rFonts w:ascii="Times New Roman" w:eastAsia="Times New Roman" w:hAnsi="Times New Roman" w:cs="Times New Roman"/>
          <w:b/>
          <w:bCs/>
          <w:color w:val="404040"/>
          <w:sz w:val="28"/>
          <w:szCs w:val="28"/>
        </w:rPr>
      </w:pPr>
    </w:p>
    <w:p w14:paraId="28194926" w14:textId="77777777" w:rsidR="000D75EC" w:rsidRPr="000D75EC" w:rsidRDefault="000D75EC" w:rsidP="000D75EC">
      <w:pPr>
        <w:shd w:val="clear" w:color="auto" w:fill="FFFFFF"/>
        <w:spacing w:after="150" w:line="360" w:lineRule="auto"/>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b/>
          <w:bCs/>
          <w:color w:val="404040"/>
          <w:sz w:val="28"/>
          <w:szCs w:val="28"/>
        </w:rPr>
        <w:lastRenderedPageBreak/>
        <w:t>PRODUCT DESCRIPTION:</w:t>
      </w:r>
    </w:p>
    <w:p w14:paraId="6D17EFF9" w14:textId="77777777" w:rsidR="000D75EC" w:rsidRPr="000D75EC" w:rsidRDefault="000D75EC" w:rsidP="000D75EC">
      <w:pPr>
        <w:shd w:val="clear" w:color="auto" w:fill="FFFFFF"/>
        <w:spacing w:after="150" w:line="360" w:lineRule="auto"/>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         The L293D motor driver is available for providing User with ease and user friendly interfacing for embedded application. L293D motor driver is mounted on a good quality, single sided non-PTH PCB.  The pins of L293D motor driver IC are connected to connectors for easy access to the driver IC’s pin functions. The L293D is a Dual Full Bridge driver that can drive up to 1Amp per bridge with supply voltage up to 24V. It can drive two DC motors, relays, solenoids, etc. The device is TTL compatible. Two H bridges of L293D can be connected in parallel to increase its current capacity to 2 Amp.</w:t>
      </w:r>
    </w:p>
    <w:p w14:paraId="4A5E1400" w14:textId="77777777" w:rsidR="000D75EC" w:rsidRPr="000D75EC" w:rsidRDefault="000D75EC" w:rsidP="000D75EC">
      <w:pPr>
        <w:shd w:val="clear" w:color="auto" w:fill="FFFFFF"/>
        <w:spacing w:after="150" w:line="360" w:lineRule="auto"/>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b/>
          <w:bCs/>
          <w:color w:val="404040"/>
          <w:sz w:val="28"/>
          <w:szCs w:val="28"/>
        </w:rPr>
        <w:t>Features:</w:t>
      </w:r>
    </w:p>
    <w:p w14:paraId="16321740" w14:textId="77777777" w:rsidR="000D75EC" w:rsidRPr="000D75EC" w:rsidRDefault="000D75EC" w:rsidP="000D75EC">
      <w:pPr>
        <w:numPr>
          <w:ilvl w:val="0"/>
          <w:numId w:val="8"/>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Easily compatible with any of the system</w:t>
      </w:r>
    </w:p>
    <w:p w14:paraId="1AB29E29" w14:textId="77777777" w:rsidR="000D75EC" w:rsidRPr="000D75EC" w:rsidRDefault="000D75EC" w:rsidP="000D75EC">
      <w:pPr>
        <w:numPr>
          <w:ilvl w:val="0"/>
          <w:numId w:val="8"/>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Easy interfacing through FRC (Flat Ribbon Cable)</w:t>
      </w:r>
    </w:p>
    <w:p w14:paraId="516A4F4E" w14:textId="77777777" w:rsidR="000D75EC" w:rsidRPr="000D75EC" w:rsidRDefault="000D75EC" w:rsidP="000D75EC">
      <w:pPr>
        <w:numPr>
          <w:ilvl w:val="0"/>
          <w:numId w:val="8"/>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External Power supply pin for Motors supported</w:t>
      </w:r>
    </w:p>
    <w:p w14:paraId="767136F4" w14:textId="77777777" w:rsidR="000D75EC" w:rsidRPr="000D75EC" w:rsidRDefault="000D75EC" w:rsidP="000D75EC">
      <w:pPr>
        <w:numPr>
          <w:ilvl w:val="0"/>
          <w:numId w:val="8"/>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Onboard PWM (Pulse Width Modulation) selection switch</w:t>
      </w:r>
    </w:p>
    <w:p w14:paraId="705623C0" w14:textId="77777777" w:rsidR="000D75EC" w:rsidRPr="000D75EC" w:rsidRDefault="000D75EC" w:rsidP="000D75EC">
      <w:pPr>
        <w:numPr>
          <w:ilvl w:val="0"/>
          <w:numId w:val="8"/>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2pin Terminal Block (Phoenix Connectors) for easy Motors Connection</w:t>
      </w:r>
    </w:p>
    <w:p w14:paraId="33A6795B" w14:textId="77777777" w:rsidR="000D75EC" w:rsidRDefault="000D75EC" w:rsidP="000D75EC">
      <w:pPr>
        <w:numPr>
          <w:ilvl w:val="0"/>
          <w:numId w:val="8"/>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Onboard H-Bridge base Motor Driver IC (L293D)</w:t>
      </w:r>
    </w:p>
    <w:p w14:paraId="148A7499" w14:textId="77777777" w:rsidR="00840CDF" w:rsidRPr="000D75EC" w:rsidRDefault="00840CDF" w:rsidP="00840CDF">
      <w:pPr>
        <w:shd w:val="clear" w:color="auto" w:fill="FFFFFF"/>
        <w:spacing w:after="0" w:line="360" w:lineRule="auto"/>
        <w:jc w:val="both"/>
        <w:rPr>
          <w:rFonts w:ascii="Times New Roman" w:eastAsia="Times New Roman" w:hAnsi="Times New Roman" w:cs="Times New Roman"/>
          <w:color w:val="404040"/>
          <w:sz w:val="28"/>
          <w:szCs w:val="28"/>
        </w:rPr>
      </w:pPr>
    </w:p>
    <w:p w14:paraId="1EA7D193" w14:textId="77777777" w:rsidR="000D75EC" w:rsidRPr="000D75EC" w:rsidRDefault="000D75EC" w:rsidP="000D75EC">
      <w:pPr>
        <w:shd w:val="clear" w:color="auto" w:fill="FFFFFF"/>
        <w:spacing w:after="150" w:line="360" w:lineRule="auto"/>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b/>
          <w:bCs/>
          <w:color w:val="404040"/>
          <w:sz w:val="28"/>
          <w:szCs w:val="28"/>
        </w:rPr>
        <w:t>Technical Specification:</w:t>
      </w:r>
    </w:p>
    <w:p w14:paraId="271FAC87" w14:textId="77777777" w:rsidR="000D75EC" w:rsidRPr="000D75EC" w:rsidRDefault="000D75EC" w:rsidP="000D75EC">
      <w:pPr>
        <w:numPr>
          <w:ilvl w:val="0"/>
          <w:numId w:val="9"/>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Power Supply : Over FRC connector 5V DC</w:t>
      </w:r>
    </w:p>
    <w:p w14:paraId="052A6C65" w14:textId="77777777" w:rsidR="000D75EC" w:rsidRPr="000D75EC" w:rsidRDefault="000D75EC" w:rsidP="000D75EC">
      <w:pPr>
        <w:numPr>
          <w:ilvl w:val="0"/>
          <w:numId w:val="9"/>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External Power 9V to 24V DC</w:t>
      </w:r>
    </w:p>
    <w:p w14:paraId="478D1EC1" w14:textId="77777777" w:rsidR="000D75EC" w:rsidRPr="000D75EC" w:rsidRDefault="000D75EC" w:rsidP="000D75EC">
      <w:pPr>
        <w:numPr>
          <w:ilvl w:val="0"/>
          <w:numId w:val="9"/>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Dimensional Size : 44mm x 37mm x 14mm (l x b x h)</w:t>
      </w:r>
    </w:p>
    <w:p w14:paraId="0BE1B792" w14:textId="77777777" w:rsidR="00840CDF" w:rsidRDefault="000D75EC" w:rsidP="00840CDF">
      <w:pPr>
        <w:numPr>
          <w:ilvl w:val="0"/>
          <w:numId w:val="9"/>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Temperature Range : 0°C to +70 °C</w:t>
      </w:r>
    </w:p>
    <w:p w14:paraId="6D4C0D44" w14:textId="77777777" w:rsidR="00844455" w:rsidRDefault="00844455" w:rsidP="00844455">
      <w:pPr>
        <w:shd w:val="clear" w:color="auto" w:fill="FFFFFF"/>
        <w:spacing w:after="0" w:line="360" w:lineRule="auto"/>
        <w:jc w:val="both"/>
        <w:rPr>
          <w:rFonts w:ascii="Times New Roman" w:eastAsia="Times New Roman" w:hAnsi="Times New Roman" w:cs="Times New Roman"/>
          <w:color w:val="404040"/>
          <w:sz w:val="28"/>
          <w:szCs w:val="28"/>
        </w:rPr>
      </w:pPr>
    </w:p>
    <w:p w14:paraId="19A5D082" w14:textId="77777777" w:rsidR="000D75EC" w:rsidRPr="00840CDF" w:rsidRDefault="000D75EC" w:rsidP="00840CDF">
      <w:pPr>
        <w:shd w:val="clear" w:color="auto" w:fill="FFFFFF"/>
        <w:spacing w:after="0" w:line="360" w:lineRule="auto"/>
        <w:jc w:val="both"/>
        <w:rPr>
          <w:rFonts w:ascii="Times New Roman" w:eastAsia="Times New Roman" w:hAnsi="Times New Roman" w:cs="Times New Roman"/>
          <w:color w:val="404040"/>
          <w:sz w:val="28"/>
          <w:szCs w:val="28"/>
        </w:rPr>
      </w:pPr>
      <w:r w:rsidRPr="00840CDF">
        <w:rPr>
          <w:rFonts w:ascii="Times New Roman" w:eastAsia="Times New Roman" w:hAnsi="Times New Roman" w:cs="Times New Roman"/>
          <w:b/>
          <w:bCs/>
          <w:color w:val="404040"/>
          <w:sz w:val="28"/>
          <w:szCs w:val="28"/>
        </w:rPr>
        <w:t>Electrical characteristics:</w:t>
      </w:r>
    </w:p>
    <w:p w14:paraId="093CC6CC" w14:textId="77777777" w:rsidR="000D75EC" w:rsidRPr="000D75EC" w:rsidRDefault="000D75EC" w:rsidP="000D75EC">
      <w:pPr>
        <w:numPr>
          <w:ilvl w:val="0"/>
          <w:numId w:val="10"/>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 xml:space="preserve">600-mA Output Current Capability </w:t>
      </w:r>
      <w:proofErr w:type="spellStart"/>
      <w:r w:rsidRPr="000D75EC">
        <w:rPr>
          <w:rFonts w:ascii="Times New Roman" w:eastAsia="Times New Roman" w:hAnsi="Times New Roman" w:cs="Times New Roman"/>
          <w:color w:val="404040"/>
          <w:sz w:val="28"/>
          <w:szCs w:val="28"/>
        </w:rPr>
        <w:t>PerDriver</w:t>
      </w:r>
      <w:proofErr w:type="spellEnd"/>
    </w:p>
    <w:p w14:paraId="7BA34318" w14:textId="77777777" w:rsidR="000D75EC" w:rsidRPr="000D75EC" w:rsidRDefault="000D75EC" w:rsidP="000D75EC">
      <w:pPr>
        <w:numPr>
          <w:ilvl w:val="0"/>
          <w:numId w:val="11"/>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Pulsed Current 1.2-A Per Driver</w:t>
      </w:r>
    </w:p>
    <w:p w14:paraId="4151D865" w14:textId="77777777" w:rsidR="000D75EC" w:rsidRPr="000D75EC" w:rsidRDefault="000D75EC" w:rsidP="000D75EC">
      <w:pPr>
        <w:numPr>
          <w:ilvl w:val="0"/>
          <w:numId w:val="12"/>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Output Clamp Diodes for Inductive Transient Suppression</w:t>
      </w:r>
    </w:p>
    <w:p w14:paraId="7BE76B16" w14:textId="77777777" w:rsidR="000D75EC" w:rsidRPr="000D75EC" w:rsidRDefault="000D75EC" w:rsidP="000D75EC">
      <w:pPr>
        <w:numPr>
          <w:ilvl w:val="0"/>
          <w:numId w:val="13"/>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lastRenderedPageBreak/>
        <w:t>Wide Supply Voltage Range 4.5 V to 36 V</w:t>
      </w:r>
    </w:p>
    <w:p w14:paraId="7804275F" w14:textId="77777777" w:rsidR="000D75EC" w:rsidRPr="000D75EC" w:rsidRDefault="000D75EC" w:rsidP="000D75EC">
      <w:pPr>
        <w:numPr>
          <w:ilvl w:val="0"/>
          <w:numId w:val="14"/>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Separate Input-Logic Supply</w:t>
      </w:r>
    </w:p>
    <w:p w14:paraId="5267556E" w14:textId="77777777" w:rsidR="000D75EC" w:rsidRPr="000D75EC" w:rsidRDefault="000D75EC" w:rsidP="000D75EC">
      <w:pPr>
        <w:numPr>
          <w:ilvl w:val="0"/>
          <w:numId w:val="15"/>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Thermal Shutdown</w:t>
      </w:r>
    </w:p>
    <w:p w14:paraId="614548C8" w14:textId="77777777" w:rsidR="000D75EC" w:rsidRPr="000D75EC" w:rsidRDefault="000D75EC" w:rsidP="000D75EC">
      <w:pPr>
        <w:numPr>
          <w:ilvl w:val="0"/>
          <w:numId w:val="16"/>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Internal ESD Protection</w:t>
      </w:r>
    </w:p>
    <w:p w14:paraId="3A06091B" w14:textId="77777777" w:rsidR="000D75EC" w:rsidRPr="000D75EC" w:rsidRDefault="000D75EC" w:rsidP="000D75EC">
      <w:pPr>
        <w:numPr>
          <w:ilvl w:val="0"/>
          <w:numId w:val="17"/>
        </w:numPr>
        <w:shd w:val="clear" w:color="auto" w:fill="FFFFFF"/>
        <w:spacing w:after="0" w:line="360" w:lineRule="auto"/>
        <w:ind w:left="0"/>
        <w:jc w:val="both"/>
        <w:rPr>
          <w:rFonts w:ascii="Times New Roman" w:eastAsia="Times New Roman" w:hAnsi="Times New Roman" w:cs="Times New Roman"/>
          <w:color w:val="404040"/>
          <w:sz w:val="28"/>
          <w:szCs w:val="28"/>
        </w:rPr>
      </w:pPr>
      <w:r w:rsidRPr="000D75EC">
        <w:rPr>
          <w:rFonts w:ascii="Times New Roman" w:eastAsia="Times New Roman" w:hAnsi="Times New Roman" w:cs="Times New Roman"/>
          <w:color w:val="404040"/>
          <w:sz w:val="28"/>
          <w:szCs w:val="28"/>
        </w:rPr>
        <w:t>High-Noise-Immunity Inputs</w:t>
      </w:r>
    </w:p>
    <w:p w14:paraId="14983298" w14:textId="77777777" w:rsidR="0021440A" w:rsidRDefault="0021440A" w:rsidP="0021440A">
      <w:pPr>
        <w:spacing w:line="360" w:lineRule="auto"/>
        <w:ind w:firstLine="720"/>
        <w:jc w:val="both"/>
        <w:rPr>
          <w:rFonts w:ascii="Times New Roman" w:hAnsi="Times New Roman" w:cs="Times New Roman"/>
          <w:sz w:val="28"/>
          <w:szCs w:val="28"/>
        </w:rPr>
      </w:pPr>
    </w:p>
    <w:p w14:paraId="2DD9A645" w14:textId="77777777" w:rsidR="0021440A" w:rsidRDefault="0021440A" w:rsidP="0021440A">
      <w:pPr>
        <w:spacing w:line="360" w:lineRule="auto"/>
        <w:ind w:firstLine="720"/>
        <w:jc w:val="both"/>
        <w:rPr>
          <w:rFonts w:ascii="Times New Roman" w:hAnsi="Times New Roman" w:cs="Times New Roman"/>
          <w:sz w:val="28"/>
          <w:szCs w:val="28"/>
        </w:rPr>
      </w:pPr>
    </w:p>
    <w:p w14:paraId="11CC6FA0" w14:textId="77777777" w:rsidR="0021440A" w:rsidRPr="00BD7238" w:rsidRDefault="0021440A" w:rsidP="0021440A">
      <w:pPr>
        <w:spacing w:line="360" w:lineRule="auto"/>
        <w:ind w:firstLine="720"/>
        <w:jc w:val="both"/>
        <w:rPr>
          <w:rFonts w:ascii="Times New Roman" w:hAnsi="Times New Roman" w:cs="Times New Roman"/>
          <w:sz w:val="28"/>
          <w:szCs w:val="28"/>
        </w:rPr>
      </w:pPr>
    </w:p>
    <w:p w14:paraId="6AE2F655" w14:textId="77777777" w:rsidR="001D576D" w:rsidRPr="00416AA5" w:rsidRDefault="001D576D" w:rsidP="001D576D">
      <w:pPr>
        <w:spacing w:line="360" w:lineRule="auto"/>
        <w:rPr>
          <w:rFonts w:asciiTheme="majorHAnsi" w:hAnsiTheme="majorHAnsi"/>
          <w:sz w:val="28"/>
          <w:szCs w:val="28"/>
        </w:rPr>
      </w:pPr>
    </w:p>
    <w:p w14:paraId="20111756" w14:textId="77777777" w:rsidR="001D576D" w:rsidRPr="00416AA5" w:rsidRDefault="001D576D" w:rsidP="001D576D">
      <w:pPr>
        <w:spacing w:line="360" w:lineRule="auto"/>
        <w:rPr>
          <w:rFonts w:asciiTheme="majorHAnsi" w:hAnsiTheme="majorHAnsi"/>
          <w:sz w:val="28"/>
          <w:szCs w:val="28"/>
        </w:rPr>
      </w:pPr>
      <w:r w:rsidRPr="00416AA5">
        <w:rPr>
          <w:rFonts w:asciiTheme="majorHAnsi" w:hAnsiTheme="majorHAnsi"/>
          <w:sz w:val="28"/>
          <w:szCs w:val="28"/>
        </w:rPr>
        <w:t xml:space="preserve">1. </w:t>
      </w:r>
      <w:proofErr w:type="spellStart"/>
      <w:r>
        <w:rPr>
          <w:rFonts w:asciiTheme="majorHAnsi" w:hAnsiTheme="majorHAnsi"/>
          <w:b/>
          <w:sz w:val="28"/>
          <w:szCs w:val="28"/>
        </w:rPr>
        <w:t>NodeMcu</w:t>
      </w:r>
      <w:proofErr w:type="spellEnd"/>
      <w:r w:rsidRPr="00416AA5">
        <w:rPr>
          <w:rFonts w:asciiTheme="majorHAnsi" w:hAnsiTheme="majorHAnsi"/>
          <w:b/>
          <w:sz w:val="28"/>
          <w:szCs w:val="28"/>
        </w:rPr>
        <w:t>:</w:t>
      </w:r>
      <w:r w:rsidRPr="00416AA5">
        <w:rPr>
          <w:rFonts w:asciiTheme="majorHAnsi" w:hAnsiTheme="majorHAnsi"/>
          <w:sz w:val="28"/>
          <w:szCs w:val="28"/>
        </w:rPr>
        <w:t xml:space="preserve"> It is a CPU {Central Processing Unit} of the project, which is controlling all commands and play the required functions. </w:t>
      </w:r>
      <w:proofErr w:type="spellStart"/>
      <w:r w:rsidRPr="00A35103">
        <w:rPr>
          <w:rFonts w:asciiTheme="majorHAnsi" w:hAnsiTheme="majorHAnsi"/>
          <w:sz w:val="28"/>
          <w:szCs w:val="28"/>
        </w:rPr>
        <w:t>NodeMcu</w:t>
      </w:r>
      <w:proofErr w:type="spellEnd"/>
      <w:r w:rsidRPr="00416AA5">
        <w:rPr>
          <w:rFonts w:asciiTheme="majorHAnsi" w:hAnsiTheme="majorHAnsi"/>
          <w:sz w:val="28"/>
          <w:szCs w:val="28"/>
        </w:rPr>
        <w:t xml:space="preserve"> is consists of USB port, Power supply adaptor connector, </w:t>
      </w:r>
      <w:r>
        <w:rPr>
          <w:rFonts w:asciiTheme="majorHAnsi" w:hAnsiTheme="majorHAnsi"/>
          <w:sz w:val="28"/>
          <w:szCs w:val="28"/>
        </w:rPr>
        <w:t>WiFi,</w:t>
      </w:r>
      <w:r w:rsidRPr="00416AA5">
        <w:rPr>
          <w:rFonts w:asciiTheme="majorHAnsi" w:hAnsiTheme="majorHAnsi"/>
          <w:sz w:val="28"/>
          <w:szCs w:val="28"/>
        </w:rPr>
        <w:t xml:space="preserve">16MHz Quartz crystal Processor and based on Mega 328. It contains 14 pins which can be </w:t>
      </w:r>
      <w:proofErr w:type="spellStart"/>
      <w:r w:rsidRPr="00416AA5">
        <w:rPr>
          <w:rFonts w:asciiTheme="majorHAnsi" w:hAnsiTheme="majorHAnsi"/>
          <w:sz w:val="28"/>
          <w:szCs w:val="28"/>
        </w:rPr>
        <w:t>use</w:t>
      </w:r>
      <w:proofErr w:type="spellEnd"/>
      <w:r w:rsidRPr="00416AA5">
        <w:rPr>
          <w:rFonts w:asciiTheme="majorHAnsi" w:hAnsiTheme="majorHAnsi"/>
          <w:sz w:val="28"/>
          <w:szCs w:val="28"/>
        </w:rPr>
        <w:t xml:space="preserve"> for input as well as for Output. It </w:t>
      </w:r>
      <w:proofErr w:type="gramStart"/>
      <w:r w:rsidRPr="00416AA5">
        <w:rPr>
          <w:rFonts w:asciiTheme="majorHAnsi" w:hAnsiTheme="majorHAnsi"/>
          <w:sz w:val="28"/>
          <w:szCs w:val="28"/>
        </w:rPr>
        <w:t>use</w:t>
      </w:r>
      <w:proofErr w:type="gramEnd"/>
      <w:r w:rsidRPr="00416AA5">
        <w:rPr>
          <w:rFonts w:asciiTheme="majorHAnsi" w:hAnsiTheme="majorHAnsi"/>
          <w:sz w:val="28"/>
          <w:szCs w:val="28"/>
        </w:rPr>
        <w:t xml:space="preserve"> 12C and SPI (Serial Peripheral Interface) Communication System for communicate/ commands. </w:t>
      </w:r>
    </w:p>
    <w:p w14:paraId="4AB90CD7" w14:textId="77777777" w:rsidR="001D576D" w:rsidRPr="00416AA5" w:rsidRDefault="001D576D" w:rsidP="001D576D">
      <w:pPr>
        <w:spacing w:line="360" w:lineRule="auto"/>
        <w:rPr>
          <w:rFonts w:asciiTheme="majorHAnsi" w:hAnsiTheme="majorHAnsi"/>
          <w:sz w:val="28"/>
          <w:szCs w:val="28"/>
        </w:rPr>
      </w:pPr>
      <w:r w:rsidRPr="00416AA5">
        <w:rPr>
          <w:rFonts w:asciiTheme="majorHAnsi" w:hAnsiTheme="majorHAnsi"/>
          <w:sz w:val="28"/>
          <w:szCs w:val="28"/>
        </w:rPr>
        <w:t xml:space="preserve">2. </w:t>
      </w:r>
      <w:r w:rsidRPr="00416AA5">
        <w:rPr>
          <w:rFonts w:asciiTheme="majorHAnsi" w:hAnsiTheme="majorHAnsi"/>
          <w:b/>
          <w:sz w:val="28"/>
          <w:szCs w:val="28"/>
        </w:rPr>
        <w:t>Jumper Wires:</w:t>
      </w:r>
      <w:r w:rsidRPr="00416AA5">
        <w:rPr>
          <w:rFonts w:asciiTheme="majorHAnsi" w:hAnsiTheme="majorHAnsi"/>
          <w:sz w:val="28"/>
          <w:szCs w:val="28"/>
        </w:rPr>
        <w:t xml:space="preserve"> Wires for connecting the components all together. </w:t>
      </w:r>
      <w:proofErr w:type="spellStart"/>
      <w:proofErr w:type="gramStart"/>
      <w:r w:rsidRPr="00416AA5">
        <w:rPr>
          <w:rFonts w:asciiTheme="majorHAnsi" w:hAnsiTheme="majorHAnsi"/>
          <w:sz w:val="28"/>
          <w:szCs w:val="28"/>
        </w:rPr>
        <w:t>Its</w:t>
      </w:r>
      <w:proofErr w:type="spellEnd"/>
      <w:proofErr w:type="gramEnd"/>
      <w:r w:rsidRPr="00416AA5">
        <w:rPr>
          <w:rFonts w:asciiTheme="majorHAnsi" w:hAnsiTheme="majorHAnsi"/>
          <w:sz w:val="28"/>
          <w:szCs w:val="28"/>
        </w:rPr>
        <w:t xml:space="preserve"> made up of steel wire inside and insulating coating outside best for Arduino works and circuit board development. </w:t>
      </w:r>
    </w:p>
    <w:p w14:paraId="382E82B3" w14:textId="77777777" w:rsidR="001D576D" w:rsidRPr="00416AA5" w:rsidRDefault="001D576D" w:rsidP="001D576D">
      <w:pPr>
        <w:pStyle w:val="BodyText"/>
        <w:spacing w:before="2" w:line="360" w:lineRule="auto"/>
        <w:ind w:right="1150"/>
        <w:jc w:val="both"/>
        <w:rPr>
          <w:rFonts w:asciiTheme="majorHAnsi" w:hAnsiTheme="majorHAnsi"/>
          <w:sz w:val="28"/>
          <w:szCs w:val="28"/>
        </w:rPr>
      </w:pPr>
      <w:r w:rsidRPr="00416AA5">
        <w:rPr>
          <w:rFonts w:asciiTheme="majorHAnsi" w:hAnsiTheme="majorHAnsi"/>
          <w:sz w:val="28"/>
          <w:szCs w:val="28"/>
        </w:rPr>
        <w:t xml:space="preserve">3. </w:t>
      </w:r>
      <w:r w:rsidRPr="00416AA5">
        <w:rPr>
          <w:rFonts w:asciiTheme="majorHAnsi" w:hAnsiTheme="majorHAnsi"/>
          <w:b/>
          <w:sz w:val="28"/>
          <w:szCs w:val="28"/>
        </w:rPr>
        <w:t>Radiation sensor:</w:t>
      </w:r>
      <w:r w:rsidRPr="00416AA5">
        <w:rPr>
          <w:rFonts w:asciiTheme="majorHAnsi" w:hAnsiTheme="majorHAnsi"/>
          <w:sz w:val="28"/>
          <w:szCs w:val="28"/>
        </w:rPr>
        <w:t xml:space="preserve"> A radiation detector is a device for measuring nuclear, electromagnetic or light radiation. A nuclear radiation detector identifies nuclear radiation by measuring the emission of ionizing radiation of alpha particles, beta particles and gamma rays. ... If radioactive radiation occurs, the inert gas is ionized. </w:t>
      </w:r>
    </w:p>
    <w:p w14:paraId="6B58EAC3" w14:textId="77777777" w:rsidR="001D576D" w:rsidRPr="00416AA5" w:rsidRDefault="001D576D" w:rsidP="001D576D">
      <w:pPr>
        <w:pStyle w:val="BodyText"/>
        <w:spacing w:before="2" w:line="360" w:lineRule="auto"/>
        <w:ind w:right="1150"/>
        <w:jc w:val="both"/>
        <w:rPr>
          <w:rFonts w:asciiTheme="majorHAnsi" w:hAnsiTheme="majorHAnsi"/>
          <w:sz w:val="28"/>
          <w:szCs w:val="28"/>
        </w:rPr>
      </w:pPr>
      <w:r w:rsidRPr="00416AA5">
        <w:rPr>
          <w:rFonts w:asciiTheme="majorHAnsi" w:hAnsiTheme="majorHAnsi"/>
          <w:sz w:val="28"/>
          <w:szCs w:val="28"/>
        </w:rPr>
        <w:t xml:space="preserve">4. </w:t>
      </w:r>
      <w:r w:rsidRPr="00416AA5">
        <w:rPr>
          <w:rFonts w:asciiTheme="majorHAnsi" w:hAnsiTheme="majorHAnsi"/>
          <w:b/>
          <w:sz w:val="28"/>
          <w:szCs w:val="28"/>
        </w:rPr>
        <w:t>Buzzer:</w:t>
      </w:r>
      <w:r w:rsidRPr="00416AA5">
        <w:rPr>
          <w:rFonts w:asciiTheme="majorHAnsi" w:hAnsiTheme="majorHAnsi"/>
          <w:sz w:val="28"/>
          <w:szCs w:val="28"/>
        </w:rPr>
        <w:t xml:space="preserve"> A buzzer or beeper is an audio signaling device, which may be mechanical, electromechanical, or piezoelectric (piezo for </w:t>
      </w:r>
      <w:r w:rsidRPr="00416AA5">
        <w:rPr>
          <w:rFonts w:asciiTheme="majorHAnsi" w:hAnsiTheme="majorHAnsi"/>
          <w:sz w:val="28"/>
          <w:szCs w:val="28"/>
        </w:rPr>
        <w:lastRenderedPageBreak/>
        <w:t xml:space="preserve">short). Typical uses of buzzers and beepers include alarm devices, timers, and confirmation of user input such as a mouse click or keystroke. </w:t>
      </w:r>
    </w:p>
    <w:p w14:paraId="4D331D98" w14:textId="77777777" w:rsidR="001D576D" w:rsidRPr="00DF7A73" w:rsidRDefault="001D576D" w:rsidP="001D576D">
      <w:pPr>
        <w:pStyle w:val="BodyText"/>
        <w:spacing w:before="2" w:line="360" w:lineRule="auto"/>
        <w:ind w:right="1150"/>
        <w:jc w:val="both"/>
        <w:rPr>
          <w:rFonts w:asciiTheme="majorHAnsi" w:hAnsiTheme="majorHAnsi"/>
          <w:sz w:val="28"/>
          <w:szCs w:val="28"/>
        </w:rPr>
      </w:pPr>
      <w:r w:rsidRPr="00416AA5">
        <w:rPr>
          <w:rFonts w:asciiTheme="majorHAnsi" w:hAnsiTheme="majorHAnsi"/>
          <w:sz w:val="28"/>
          <w:szCs w:val="28"/>
        </w:rPr>
        <w:t xml:space="preserve">5. </w:t>
      </w:r>
      <w:r w:rsidRPr="00416AA5">
        <w:rPr>
          <w:rFonts w:asciiTheme="majorHAnsi" w:hAnsiTheme="majorHAnsi"/>
          <w:b/>
          <w:sz w:val="28"/>
          <w:szCs w:val="28"/>
        </w:rPr>
        <w:t>L</w:t>
      </w:r>
      <w:r>
        <w:rPr>
          <w:rFonts w:asciiTheme="majorHAnsi" w:hAnsiTheme="majorHAnsi"/>
          <w:b/>
          <w:sz w:val="28"/>
          <w:szCs w:val="28"/>
        </w:rPr>
        <w:t>CD</w:t>
      </w:r>
      <w:r w:rsidRPr="00416AA5">
        <w:rPr>
          <w:rFonts w:asciiTheme="majorHAnsi" w:hAnsiTheme="majorHAnsi"/>
          <w:b/>
          <w:sz w:val="28"/>
          <w:szCs w:val="28"/>
        </w:rPr>
        <w:t xml:space="preserve"> for indication:</w:t>
      </w:r>
      <w:r w:rsidRPr="00416AA5">
        <w:rPr>
          <w:rFonts w:asciiTheme="majorHAnsi" w:hAnsiTheme="majorHAnsi"/>
          <w:sz w:val="28"/>
          <w:szCs w:val="28"/>
        </w:rPr>
        <w:t xml:space="preserve"> </w:t>
      </w:r>
      <w:r w:rsidRPr="00DF7A73">
        <w:rPr>
          <w:rFonts w:asciiTheme="majorHAnsi" w:hAnsiTheme="majorHAnsi"/>
          <w:sz w:val="28"/>
          <w:szCs w:val="28"/>
        </w:rPr>
        <w:t>A </w:t>
      </w:r>
      <w:r w:rsidRPr="00DF7A73">
        <w:rPr>
          <w:rFonts w:asciiTheme="majorHAnsi" w:hAnsiTheme="majorHAnsi"/>
          <w:b/>
          <w:bCs/>
          <w:sz w:val="28"/>
          <w:szCs w:val="28"/>
        </w:rPr>
        <w:t>16x2 LCD</w:t>
      </w:r>
      <w:r w:rsidRPr="00DF7A73">
        <w:rPr>
          <w:rFonts w:asciiTheme="majorHAnsi" w:hAnsiTheme="majorHAnsi"/>
          <w:sz w:val="28"/>
          <w:szCs w:val="28"/>
        </w:rPr>
        <w:t> means it can display 16 characters per line and there are 2 such lines. In this LCD each character is displayed in 5x7 pixel matrix. This LCD has two registers, namely, Command and Data.</w:t>
      </w:r>
    </w:p>
    <w:p w14:paraId="3D0339A5" w14:textId="77777777" w:rsidR="001D576D" w:rsidRPr="00DF7A73" w:rsidRDefault="001D576D" w:rsidP="001D576D">
      <w:pPr>
        <w:pStyle w:val="BodyText"/>
        <w:spacing w:before="2" w:line="360" w:lineRule="auto"/>
        <w:ind w:right="1150"/>
        <w:jc w:val="both"/>
        <w:rPr>
          <w:rFonts w:asciiTheme="majorHAnsi" w:hAnsiTheme="majorHAnsi"/>
          <w:sz w:val="28"/>
          <w:szCs w:val="28"/>
        </w:rPr>
      </w:pPr>
      <w:r w:rsidRPr="00DF7A73">
        <w:rPr>
          <w:rFonts w:asciiTheme="majorHAnsi" w:hAnsiTheme="majorHAnsi"/>
          <w:sz w:val="28"/>
          <w:szCs w:val="28"/>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w:t>
      </w:r>
      <w:hyperlink r:id="rId19" w:history="1">
        <w:r w:rsidRPr="00DF7A73">
          <w:rPr>
            <w:rStyle w:val="Hyperlink"/>
            <w:rFonts w:asciiTheme="majorHAnsi" w:hAnsiTheme="majorHAnsi"/>
            <w:sz w:val="28"/>
            <w:szCs w:val="28"/>
          </w:rPr>
          <w:t>LCD</w:t>
        </w:r>
      </w:hyperlink>
      <w:r w:rsidRPr="00DF7A73">
        <w:rPr>
          <w:rFonts w:asciiTheme="majorHAnsi" w:hAnsiTheme="majorHAnsi"/>
          <w:sz w:val="28"/>
          <w:szCs w:val="28"/>
        </w:rPr>
        <w:t>.</w:t>
      </w:r>
    </w:p>
    <w:p w14:paraId="3FC73839" w14:textId="77777777" w:rsidR="001D576D" w:rsidRPr="00416AA5" w:rsidRDefault="001D576D" w:rsidP="001D576D">
      <w:pPr>
        <w:pStyle w:val="BodyText"/>
        <w:spacing w:before="2" w:line="360" w:lineRule="auto"/>
        <w:ind w:right="1150"/>
        <w:jc w:val="both"/>
        <w:rPr>
          <w:rFonts w:asciiTheme="majorHAnsi" w:hAnsiTheme="majorHAnsi"/>
          <w:sz w:val="28"/>
          <w:szCs w:val="28"/>
        </w:rPr>
      </w:pPr>
      <w:r w:rsidRPr="00416AA5">
        <w:rPr>
          <w:rFonts w:asciiTheme="majorHAnsi" w:hAnsiTheme="majorHAnsi"/>
          <w:sz w:val="28"/>
          <w:szCs w:val="28"/>
        </w:rPr>
        <w:t xml:space="preserve">6. </w:t>
      </w:r>
      <w:r w:rsidRPr="00A35103">
        <w:rPr>
          <w:rFonts w:asciiTheme="majorHAnsi" w:hAnsiTheme="majorHAnsi"/>
          <w:b/>
          <w:sz w:val="28"/>
          <w:szCs w:val="28"/>
        </w:rPr>
        <w:t>Breadboard</w:t>
      </w:r>
      <w:r w:rsidRPr="00416AA5">
        <w:rPr>
          <w:rFonts w:asciiTheme="majorHAnsi" w:hAnsiTheme="majorHAnsi"/>
          <w:sz w:val="28"/>
          <w:szCs w:val="28"/>
        </w:rPr>
        <w:t xml:space="preserve">: A breadboard is a solder less device for temporary prototype with electronics and test circuit designs. Most electronic components in electronic circuits can be interconnected by inserting their leads or terminals into the holes and then making connections through wires where appropriate. </w:t>
      </w:r>
    </w:p>
    <w:p w14:paraId="58C4AEE8" w14:textId="77777777" w:rsidR="001D576D" w:rsidRPr="00416AA5" w:rsidRDefault="001D576D" w:rsidP="001D576D">
      <w:pPr>
        <w:pStyle w:val="BodyText"/>
        <w:spacing w:before="2" w:line="360" w:lineRule="auto"/>
        <w:ind w:right="1150"/>
        <w:jc w:val="both"/>
        <w:rPr>
          <w:rFonts w:asciiTheme="majorHAnsi" w:hAnsiTheme="majorHAnsi"/>
          <w:sz w:val="28"/>
          <w:szCs w:val="28"/>
        </w:rPr>
      </w:pPr>
      <w:r w:rsidRPr="00416AA5">
        <w:rPr>
          <w:rFonts w:asciiTheme="majorHAnsi" w:hAnsiTheme="majorHAnsi"/>
          <w:sz w:val="28"/>
          <w:szCs w:val="28"/>
        </w:rPr>
        <w:t xml:space="preserve">7. </w:t>
      </w:r>
      <w:r w:rsidRPr="00A35103">
        <w:rPr>
          <w:rFonts w:asciiTheme="majorHAnsi" w:hAnsiTheme="majorHAnsi"/>
          <w:b/>
          <w:sz w:val="28"/>
          <w:szCs w:val="28"/>
        </w:rPr>
        <w:t>Resistor 220 ohm:</w:t>
      </w:r>
      <w:r w:rsidRPr="00416AA5">
        <w:rPr>
          <w:rFonts w:asciiTheme="majorHAnsi" w:hAnsiTheme="majorHAnsi"/>
          <w:sz w:val="28"/>
          <w:szCs w:val="28"/>
        </w:rPr>
        <w:t xml:space="preserve"> A resistor is a passive two-terminal electrical component that implements electrical resistance as a circuit element. Resistors act to reduce current flow, and, at the same time, act to lower voltage levels within circuits.</w:t>
      </w:r>
    </w:p>
    <w:p w14:paraId="0C76F012" w14:textId="77777777" w:rsidR="001D576D" w:rsidRDefault="001D576D" w:rsidP="001D576D">
      <w:pPr>
        <w:spacing w:line="360" w:lineRule="auto"/>
        <w:ind w:left="1080"/>
        <w:rPr>
          <w:rFonts w:asciiTheme="majorHAnsi" w:hAnsiTheme="majorHAnsi"/>
          <w:b/>
          <w:sz w:val="28"/>
          <w:szCs w:val="28"/>
        </w:rPr>
      </w:pPr>
    </w:p>
    <w:p w14:paraId="49E4AAB2" w14:textId="77777777" w:rsidR="001D576D" w:rsidRDefault="001D576D" w:rsidP="001D576D">
      <w:pPr>
        <w:spacing w:line="360" w:lineRule="auto"/>
        <w:ind w:left="1080"/>
        <w:rPr>
          <w:rFonts w:asciiTheme="majorHAnsi" w:hAnsiTheme="majorHAnsi"/>
          <w:b/>
          <w:sz w:val="28"/>
          <w:szCs w:val="28"/>
        </w:rPr>
      </w:pPr>
    </w:p>
    <w:p w14:paraId="6475456E" w14:textId="77777777" w:rsidR="001D576D" w:rsidRPr="0035384A" w:rsidRDefault="001D576D" w:rsidP="001D576D">
      <w:pPr>
        <w:ind w:left="243"/>
        <w:rPr>
          <w:b/>
          <w:color w:val="000000" w:themeColor="text1"/>
          <w:sz w:val="28"/>
          <w:szCs w:val="28"/>
        </w:rPr>
      </w:pPr>
      <w:r w:rsidRPr="0035384A">
        <w:rPr>
          <w:b/>
          <w:color w:val="000000" w:themeColor="text1"/>
          <w:sz w:val="28"/>
          <w:szCs w:val="28"/>
        </w:rPr>
        <w:t>2.3.5 Node MCU:</w:t>
      </w:r>
    </w:p>
    <w:p w14:paraId="01F573D7" w14:textId="77777777" w:rsidR="001D576D" w:rsidRPr="0035384A" w:rsidRDefault="001D576D" w:rsidP="001D576D">
      <w:pPr>
        <w:pStyle w:val="BodyText"/>
        <w:spacing w:before="6"/>
        <w:rPr>
          <w:b/>
          <w:color w:val="000000" w:themeColor="text1"/>
          <w:sz w:val="28"/>
          <w:szCs w:val="28"/>
        </w:rPr>
      </w:pPr>
    </w:p>
    <w:p w14:paraId="4069C1A4" w14:textId="77777777" w:rsidR="001D576D" w:rsidRPr="0035384A" w:rsidRDefault="001D576D" w:rsidP="001D576D">
      <w:pPr>
        <w:pStyle w:val="BodyText"/>
        <w:spacing w:before="1" w:line="364" w:lineRule="auto"/>
        <w:ind w:left="243" w:right="13"/>
        <w:jc w:val="both"/>
        <w:rPr>
          <w:color w:val="000000" w:themeColor="text1"/>
          <w:sz w:val="28"/>
          <w:szCs w:val="28"/>
        </w:rPr>
      </w:pPr>
      <w:proofErr w:type="spellStart"/>
      <w:r w:rsidRPr="0035384A">
        <w:rPr>
          <w:b/>
          <w:color w:val="000000" w:themeColor="text1"/>
          <w:sz w:val="28"/>
          <w:szCs w:val="28"/>
        </w:rPr>
        <w:t>NodeMCU</w:t>
      </w:r>
      <w:proofErr w:type="spellEnd"/>
      <w:r w:rsidRPr="0035384A">
        <w:rPr>
          <w:b/>
          <w:color w:val="000000" w:themeColor="text1"/>
          <w:sz w:val="28"/>
          <w:szCs w:val="28"/>
        </w:rPr>
        <w:t xml:space="preserve"> </w:t>
      </w:r>
      <w:r w:rsidRPr="0035384A">
        <w:rPr>
          <w:color w:val="000000" w:themeColor="text1"/>
          <w:sz w:val="28"/>
          <w:szCs w:val="28"/>
        </w:rPr>
        <w:t xml:space="preserve">is an open source IoT platform. It includes firmware which runs on the ESP8266Wi- </w:t>
      </w:r>
      <w:r w:rsidRPr="0035384A">
        <w:rPr>
          <w:color w:val="000000" w:themeColor="text1"/>
          <w:spacing w:val="-3"/>
          <w:sz w:val="28"/>
          <w:szCs w:val="28"/>
        </w:rPr>
        <w:t xml:space="preserve">Fi </w:t>
      </w:r>
      <w:r w:rsidRPr="0035384A">
        <w:rPr>
          <w:color w:val="000000" w:themeColor="text1"/>
          <w:sz w:val="28"/>
          <w:szCs w:val="28"/>
        </w:rPr>
        <w:t xml:space="preserve">SoC from </w:t>
      </w:r>
      <w:proofErr w:type="spellStart"/>
      <w:r w:rsidRPr="0035384A">
        <w:rPr>
          <w:color w:val="000000" w:themeColor="text1"/>
          <w:sz w:val="28"/>
          <w:szCs w:val="28"/>
        </w:rPr>
        <w:t>Espressif</w:t>
      </w:r>
      <w:proofErr w:type="spellEnd"/>
      <w:r w:rsidRPr="0035384A">
        <w:rPr>
          <w:color w:val="000000" w:themeColor="text1"/>
          <w:sz w:val="28"/>
          <w:szCs w:val="28"/>
        </w:rPr>
        <w:t xml:space="preserve"> Systems, and hardware which is based on the ESP-12 module. The term "</w:t>
      </w:r>
      <w:proofErr w:type="spellStart"/>
      <w:r w:rsidRPr="0035384A">
        <w:rPr>
          <w:color w:val="000000" w:themeColor="text1"/>
          <w:sz w:val="28"/>
          <w:szCs w:val="28"/>
        </w:rPr>
        <w:t>NodeMCU</w:t>
      </w:r>
      <w:proofErr w:type="spellEnd"/>
      <w:r w:rsidRPr="0035384A">
        <w:rPr>
          <w:color w:val="000000" w:themeColor="text1"/>
          <w:sz w:val="28"/>
          <w:szCs w:val="28"/>
        </w:rPr>
        <w:t xml:space="preserve">" by default refers to the firmware rather than the development kits. The </w:t>
      </w:r>
      <w:proofErr w:type="gramStart"/>
      <w:r w:rsidRPr="0035384A">
        <w:rPr>
          <w:color w:val="000000" w:themeColor="text1"/>
          <w:sz w:val="28"/>
          <w:szCs w:val="28"/>
        </w:rPr>
        <w:t>firmware  uses</w:t>
      </w:r>
      <w:proofErr w:type="gramEnd"/>
      <w:r w:rsidRPr="0035384A">
        <w:rPr>
          <w:color w:val="000000" w:themeColor="text1"/>
          <w:sz w:val="28"/>
          <w:szCs w:val="28"/>
        </w:rPr>
        <w:t xml:space="preserve"> the Lua scripting language. It is based on the </w:t>
      </w:r>
      <w:proofErr w:type="spellStart"/>
      <w:r w:rsidRPr="0035384A">
        <w:rPr>
          <w:color w:val="000000" w:themeColor="text1"/>
          <w:sz w:val="28"/>
          <w:szCs w:val="28"/>
        </w:rPr>
        <w:t>eLua</w:t>
      </w:r>
      <w:proofErr w:type="spellEnd"/>
      <w:r w:rsidRPr="0035384A">
        <w:rPr>
          <w:color w:val="000000" w:themeColor="text1"/>
          <w:sz w:val="28"/>
          <w:szCs w:val="28"/>
        </w:rPr>
        <w:t xml:space="preserve"> project, and built on the </w:t>
      </w:r>
      <w:proofErr w:type="spellStart"/>
      <w:r w:rsidRPr="0035384A">
        <w:rPr>
          <w:color w:val="000000" w:themeColor="text1"/>
          <w:sz w:val="28"/>
          <w:szCs w:val="28"/>
        </w:rPr>
        <w:t>Espress</w:t>
      </w:r>
      <w:proofErr w:type="spellEnd"/>
      <w:r w:rsidRPr="0035384A">
        <w:rPr>
          <w:color w:val="000000" w:themeColor="text1"/>
          <w:sz w:val="28"/>
          <w:szCs w:val="28"/>
        </w:rPr>
        <w:t xml:space="preserve">-if Non- OS SDK for ESP8266. It uses many open source projects, such as </w:t>
      </w:r>
      <w:proofErr w:type="spellStart"/>
      <w:r w:rsidRPr="0035384A">
        <w:rPr>
          <w:color w:val="000000" w:themeColor="text1"/>
          <w:sz w:val="28"/>
          <w:szCs w:val="28"/>
        </w:rPr>
        <w:t>lua-cjson</w:t>
      </w:r>
      <w:proofErr w:type="spellEnd"/>
      <w:r w:rsidRPr="0035384A">
        <w:rPr>
          <w:color w:val="000000" w:themeColor="text1"/>
          <w:sz w:val="28"/>
          <w:szCs w:val="28"/>
        </w:rPr>
        <w:t>, and</w:t>
      </w:r>
      <w:r w:rsidRPr="0035384A">
        <w:rPr>
          <w:color w:val="000000" w:themeColor="text1"/>
          <w:spacing w:val="40"/>
          <w:sz w:val="28"/>
          <w:szCs w:val="28"/>
        </w:rPr>
        <w:t xml:space="preserve"> </w:t>
      </w:r>
      <w:r w:rsidRPr="0035384A">
        <w:rPr>
          <w:color w:val="000000" w:themeColor="text1"/>
          <w:sz w:val="28"/>
          <w:szCs w:val="28"/>
        </w:rPr>
        <w:t>spiffs.</w:t>
      </w:r>
    </w:p>
    <w:p w14:paraId="343695CF" w14:textId="77777777" w:rsidR="001D576D" w:rsidRPr="0035384A" w:rsidRDefault="001D576D" w:rsidP="001D576D">
      <w:pPr>
        <w:pStyle w:val="BodyText"/>
        <w:rPr>
          <w:color w:val="000000" w:themeColor="text1"/>
          <w:sz w:val="28"/>
          <w:szCs w:val="28"/>
        </w:rPr>
      </w:pPr>
    </w:p>
    <w:p w14:paraId="2D1DFFE4" w14:textId="77777777" w:rsidR="001D576D" w:rsidRPr="0035384A" w:rsidRDefault="001D576D" w:rsidP="001D576D">
      <w:pPr>
        <w:pStyle w:val="BodyText"/>
        <w:jc w:val="center"/>
        <w:rPr>
          <w:color w:val="000000" w:themeColor="text1"/>
          <w:sz w:val="28"/>
          <w:szCs w:val="28"/>
        </w:rPr>
      </w:pPr>
      <w:r w:rsidRPr="0035384A">
        <w:rPr>
          <w:noProof/>
          <w:color w:val="000000" w:themeColor="text1"/>
          <w:sz w:val="28"/>
          <w:szCs w:val="28"/>
        </w:rPr>
        <w:drawing>
          <wp:inline distT="0" distB="0" distL="0" distR="0" wp14:anchorId="483102BF" wp14:editId="1B4328E3">
            <wp:extent cx="3669932" cy="2910649"/>
            <wp:effectExtent l="0" t="0" r="0" b="0"/>
            <wp:docPr id="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20" cstate="print"/>
                    <a:stretch>
                      <a:fillRect/>
                    </a:stretch>
                  </pic:blipFill>
                  <pic:spPr>
                    <a:xfrm>
                      <a:off x="0" y="0"/>
                      <a:ext cx="3669932" cy="2910649"/>
                    </a:xfrm>
                    <a:prstGeom prst="rect">
                      <a:avLst/>
                    </a:prstGeom>
                  </pic:spPr>
                </pic:pic>
              </a:graphicData>
            </a:graphic>
          </wp:inline>
        </w:drawing>
      </w:r>
    </w:p>
    <w:p w14:paraId="72EE918F" w14:textId="77777777" w:rsidR="001D576D" w:rsidRPr="0035384A" w:rsidRDefault="001D576D" w:rsidP="001D576D">
      <w:pPr>
        <w:pStyle w:val="BodyText"/>
        <w:rPr>
          <w:color w:val="000000" w:themeColor="text1"/>
          <w:sz w:val="28"/>
          <w:szCs w:val="28"/>
        </w:rPr>
      </w:pPr>
    </w:p>
    <w:p w14:paraId="455322F2" w14:textId="77777777" w:rsidR="001D576D" w:rsidRPr="0035384A" w:rsidRDefault="001D576D" w:rsidP="001D576D">
      <w:pPr>
        <w:pStyle w:val="BodyText"/>
        <w:rPr>
          <w:color w:val="000000" w:themeColor="text1"/>
          <w:sz w:val="28"/>
          <w:szCs w:val="28"/>
        </w:rPr>
      </w:pPr>
    </w:p>
    <w:p w14:paraId="21706B78" w14:textId="77777777" w:rsidR="001D576D" w:rsidRPr="0035384A" w:rsidRDefault="001D576D" w:rsidP="001D576D">
      <w:pPr>
        <w:pStyle w:val="BodyText"/>
        <w:rPr>
          <w:color w:val="000000" w:themeColor="text1"/>
          <w:sz w:val="28"/>
          <w:szCs w:val="28"/>
        </w:rPr>
      </w:pPr>
    </w:p>
    <w:p w14:paraId="70D78DFE" w14:textId="77777777" w:rsidR="001D576D" w:rsidRPr="0035384A" w:rsidRDefault="001D576D" w:rsidP="001D576D">
      <w:pPr>
        <w:pStyle w:val="BodyText"/>
        <w:rPr>
          <w:color w:val="000000" w:themeColor="text1"/>
          <w:sz w:val="28"/>
          <w:szCs w:val="28"/>
        </w:rPr>
      </w:pPr>
    </w:p>
    <w:p w14:paraId="186F3A58" w14:textId="77777777" w:rsidR="001D576D" w:rsidRPr="0035384A" w:rsidRDefault="001D576D" w:rsidP="001D576D">
      <w:pPr>
        <w:pStyle w:val="Heading2"/>
        <w:spacing w:before="183"/>
        <w:ind w:left="701" w:right="1171"/>
        <w:rPr>
          <w:color w:val="000000" w:themeColor="text1"/>
        </w:rPr>
      </w:pPr>
      <w:r w:rsidRPr="0035384A">
        <w:rPr>
          <w:color w:val="000000" w:themeColor="text1"/>
        </w:rPr>
        <w:t xml:space="preserve">Figure 6: </w:t>
      </w:r>
      <w:proofErr w:type="spellStart"/>
      <w:r w:rsidRPr="0035384A">
        <w:rPr>
          <w:color w:val="000000" w:themeColor="text1"/>
        </w:rPr>
        <w:t>NodeMCU</w:t>
      </w:r>
      <w:proofErr w:type="spellEnd"/>
      <w:r w:rsidRPr="0035384A">
        <w:rPr>
          <w:color w:val="000000" w:themeColor="text1"/>
        </w:rPr>
        <w:t xml:space="preserve"> PINOUT</w:t>
      </w:r>
    </w:p>
    <w:p w14:paraId="7E1DF930" w14:textId="77777777" w:rsidR="001D576D" w:rsidRPr="0035384A" w:rsidRDefault="001D576D" w:rsidP="001D576D">
      <w:pPr>
        <w:jc w:val="center"/>
        <w:rPr>
          <w:color w:val="000000" w:themeColor="text1"/>
          <w:sz w:val="28"/>
          <w:szCs w:val="28"/>
        </w:rPr>
      </w:pPr>
    </w:p>
    <w:p w14:paraId="5EEDA19E" w14:textId="77777777" w:rsidR="001D576D" w:rsidRPr="0035384A" w:rsidRDefault="001D576D" w:rsidP="001D576D">
      <w:pPr>
        <w:pStyle w:val="BodyText"/>
        <w:spacing w:line="364" w:lineRule="auto"/>
        <w:ind w:left="243" w:right="90"/>
        <w:jc w:val="both"/>
        <w:rPr>
          <w:color w:val="000000" w:themeColor="text1"/>
          <w:sz w:val="28"/>
          <w:szCs w:val="28"/>
        </w:rPr>
      </w:pPr>
      <w:r w:rsidRPr="0035384A">
        <w:rPr>
          <w:color w:val="000000" w:themeColor="text1"/>
          <w:sz w:val="28"/>
          <w:szCs w:val="28"/>
        </w:rPr>
        <w:t xml:space="preserve">Node MCU provides a way to connect different sensors to their controllers wirelessly via </w:t>
      </w:r>
      <w:proofErr w:type="spellStart"/>
      <w:r w:rsidRPr="0035384A">
        <w:rPr>
          <w:color w:val="000000" w:themeColor="text1"/>
          <w:sz w:val="28"/>
          <w:szCs w:val="28"/>
        </w:rPr>
        <w:t>wifi</w:t>
      </w:r>
      <w:proofErr w:type="spellEnd"/>
      <w:r w:rsidRPr="0035384A">
        <w:rPr>
          <w:color w:val="000000" w:themeColor="text1"/>
          <w:sz w:val="28"/>
          <w:szCs w:val="28"/>
        </w:rPr>
        <w:t xml:space="preserve">. Since, it is an improved version of the ESP8266 it has </w:t>
      </w:r>
      <w:r w:rsidRPr="0035384A">
        <w:rPr>
          <w:color w:val="000000" w:themeColor="text1"/>
          <w:sz w:val="28"/>
          <w:szCs w:val="28"/>
        </w:rPr>
        <w:lastRenderedPageBreak/>
        <w:t>better and easier programming, with better voltage stability and more reliability.</w:t>
      </w:r>
    </w:p>
    <w:p w14:paraId="5D5E1BEA" w14:textId="77777777" w:rsidR="001D576D" w:rsidRPr="0035384A" w:rsidRDefault="001D576D" w:rsidP="001D576D">
      <w:pPr>
        <w:pStyle w:val="BodyText"/>
        <w:rPr>
          <w:color w:val="000000" w:themeColor="text1"/>
          <w:sz w:val="28"/>
          <w:szCs w:val="28"/>
        </w:rPr>
      </w:pPr>
    </w:p>
    <w:p w14:paraId="7E61C0F6" w14:textId="77777777" w:rsidR="001D576D" w:rsidRPr="0035384A" w:rsidRDefault="001D576D" w:rsidP="001D576D">
      <w:pPr>
        <w:pStyle w:val="BodyText"/>
        <w:rPr>
          <w:color w:val="000000" w:themeColor="text1"/>
          <w:sz w:val="28"/>
          <w:szCs w:val="28"/>
        </w:rPr>
      </w:pPr>
    </w:p>
    <w:p w14:paraId="07349F39" w14:textId="77777777" w:rsidR="001D576D" w:rsidRPr="0035384A" w:rsidRDefault="001D576D" w:rsidP="001D576D">
      <w:pPr>
        <w:pStyle w:val="BodyText"/>
        <w:spacing w:before="8"/>
        <w:rPr>
          <w:color w:val="000000" w:themeColor="text1"/>
          <w:sz w:val="28"/>
          <w:szCs w:val="28"/>
        </w:rPr>
      </w:pPr>
      <w:r w:rsidRPr="0035384A">
        <w:rPr>
          <w:noProof/>
          <w:color w:val="000000" w:themeColor="text1"/>
          <w:sz w:val="28"/>
          <w:szCs w:val="28"/>
        </w:rPr>
        <w:drawing>
          <wp:anchor distT="0" distB="0" distL="0" distR="0" simplePos="0" relativeHeight="251659264" behindDoc="0" locked="0" layoutInCell="1" allowOverlap="1" wp14:anchorId="7A845B96" wp14:editId="42BA8280">
            <wp:simplePos x="0" y="0"/>
            <wp:positionH relativeFrom="page">
              <wp:posOffset>2657855</wp:posOffset>
            </wp:positionH>
            <wp:positionV relativeFrom="paragraph">
              <wp:posOffset>220191</wp:posOffset>
            </wp:positionV>
            <wp:extent cx="2267712" cy="1914144"/>
            <wp:effectExtent l="0" t="0" r="0" b="0"/>
            <wp:wrapTopAndBottom/>
            <wp:docPr id="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1" cstate="print"/>
                    <a:stretch>
                      <a:fillRect/>
                    </a:stretch>
                  </pic:blipFill>
                  <pic:spPr>
                    <a:xfrm>
                      <a:off x="0" y="0"/>
                      <a:ext cx="2267712" cy="1914144"/>
                    </a:xfrm>
                    <a:prstGeom prst="rect">
                      <a:avLst/>
                    </a:prstGeom>
                  </pic:spPr>
                </pic:pic>
              </a:graphicData>
            </a:graphic>
          </wp:anchor>
        </w:drawing>
      </w:r>
    </w:p>
    <w:p w14:paraId="08CCF8F2" w14:textId="77777777" w:rsidR="001D576D" w:rsidRPr="0035384A" w:rsidRDefault="001D576D" w:rsidP="001D576D">
      <w:pPr>
        <w:pStyle w:val="Heading2"/>
        <w:ind w:left="701" w:right="1171"/>
        <w:rPr>
          <w:color w:val="000000" w:themeColor="text1"/>
        </w:rPr>
      </w:pPr>
      <w:r w:rsidRPr="0035384A">
        <w:rPr>
          <w:color w:val="000000" w:themeColor="text1"/>
        </w:rPr>
        <w:t>Figure 7: Node MCU</w:t>
      </w:r>
    </w:p>
    <w:p w14:paraId="3A7707F9" w14:textId="77777777" w:rsidR="001D576D" w:rsidRPr="0035384A" w:rsidRDefault="001D576D" w:rsidP="001D576D">
      <w:pPr>
        <w:jc w:val="center"/>
        <w:rPr>
          <w:b/>
          <w:color w:val="000000" w:themeColor="text1"/>
          <w:sz w:val="28"/>
          <w:szCs w:val="28"/>
        </w:rPr>
      </w:pPr>
    </w:p>
    <w:p w14:paraId="0379ADCF" w14:textId="77777777" w:rsidR="001D576D" w:rsidRPr="0035384A" w:rsidRDefault="001D576D" w:rsidP="001D576D">
      <w:pPr>
        <w:pStyle w:val="Heading1"/>
        <w:spacing w:before="257"/>
        <w:jc w:val="both"/>
        <w:rPr>
          <w:color w:val="000000" w:themeColor="text1"/>
        </w:rPr>
      </w:pPr>
      <w:r w:rsidRPr="0035384A">
        <w:rPr>
          <w:color w:val="000000" w:themeColor="text1"/>
        </w:rPr>
        <w:t xml:space="preserve">Introduction </w:t>
      </w:r>
      <w:proofErr w:type="spellStart"/>
      <w:r w:rsidRPr="0035384A">
        <w:rPr>
          <w:color w:val="000000" w:themeColor="text1"/>
        </w:rPr>
        <w:t>NodeMCU</w:t>
      </w:r>
      <w:proofErr w:type="spellEnd"/>
      <w:r w:rsidRPr="0035384A">
        <w:rPr>
          <w:color w:val="000000" w:themeColor="text1"/>
        </w:rPr>
        <w:t xml:space="preserve"> V3</w:t>
      </w:r>
    </w:p>
    <w:p w14:paraId="6E0D8336" w14:textId="77777777" w:rsidR="001D576D" w:rsidRPr="0035384A" w:rsidRDefault="001D576D" w:rsidP="001D576D">
      <w:pPr>
        <w:pStyle w:val="BodyText"/>
        <w:rPr>
          <w:b/>
          <w:color w:val="000000" w:themeColor="text1"/>
          <w:sz w:val="28"/>
          <w:szCs w:val="28"/>
        </w:rPr>
      </w:pPr>
    </w:p>
    <w:p w14:paraId="176FA47B" w14:textId="77777777" w:rsidR="001D576D" w:rsidRPr="0035384A" w:rsidRDefault="001D576D" w:rsidP="001D576D">
      <w:pPr>
        <w:pStyle w:val="BodyText"/>
        <w:ind w:left="516" w:right="140"/>
        <w:jc w:val="both"/>
        <w:rPr>
          <w:color w:val="000000" w:themeColor="text1"/>
          <w:sz w:val="28"/>
          <w:szCs w:val="28"/>
        </w:rPr>
      </w:pPr>
      <w:proofErr w:type="spellStart"/>
      <w:r w:rsidRPr="0035384A">
        <w:rPr>
          <w:color w:val="000000" w:themeColor="text1"/>
          <w:sz w:val="28"/>
          <w:szCs w:val="28"/>
        </w:rPr>
        <w:t>NodeMCU</w:t>
      </w:r>
      <w:proofErr w:type="spellEnd"/>
      <w:r w:rsidRPr="0035384A">
        <w:rPr>
          <w:color w:val="000000" w:themeColor="text1"/>
          <w:spacing w:val="-9"/>
          <w:sz w:val="28"/>
          <w:szCs w:val="28"/>
        </w:rPr>
        <w:t xml:space="preserve"> </w:t>
      </w:r>
      <w:r w:rsidRPr="0035384A">
        <w:rPr>
          <w:color w:val="000000" w:themeColor="text1"/>
          <w:sz w:val="28"/>
          <w:szCs w:val="28"/>
        </w:rPr>
        <w:t>V3</w:t>
      </w:r>
      <w:r w:rsidRPr="0035384A">
        <w:rPr>
          <w:color w:val="000000" w:themeColor="text1"/>
          <w:spacing w:val="-9"/>
          <w:sz w:val="28"/>
          <w:szCs w:val="28"/>
        </w:rPr>
        <w:t xml:space="preserve"> </w:t>
      </w:r>
      <w:r w:rsidRPr="0035384A">
        <w:rPr>
          <w:color w:val="000000" w:themeColor="text1"/>
          <w:sz w:val="28"/>
          <w:szCs w:val="28"/>
        </w:rPr>
        <w:t>is</w:t>
      </w:r>
      <w:r w:rsidRPr="0035384A">
        <w:rPr>
          <w:color w:val="000000" w:themeColor="text1"/>
          <w:spacing w:val="-7"/>
          <w:sz w:val="28"/>
          <w:szCs w:val="28"/>
        </w:rPr>
        <w:t xml:space="preserve"> </w:t>
      </w:r>
      <w:r w:rsidRPr="0035384A">
        <w:rPr>
          <w:color w:val="000000" w:themeColor="text1"/>
          <w:sz w:val="28"/>
          <w:szCs w:val="28"/>
        </w:rPr>
        <w:t>an</w:t>
      </w:r>
      <w:r w:rsidRPr="0035384A">
        <w:rPr>
          <w:color w:val="000000" w:themeColor="text1"/>
          <w:spacing w:val="-7"/>
          <w:sz w:val="28"/>
          <w:szCs w:val="28"/>
        </w:rPr>
        <w:t xml:space="preserve"> </w:t>
      </w:r>
      <w:r w:rsidRPr="0035384A">
        <w:rPr>
          <w:color w:val="000000" w:themeColor="text1"/>
          <w:sz w:val="28"/>
          <w:szCs w:val="28"/>
        </w:rPr>
        <w:t>open-source</w:t>
      </w:r>
      <w:r w:rsidRPr="0035384A">
        <w:rPr>
          <w:color w:val="000000" w:themeColor="text1"/>
          <w:spacing w:val="-7"/>
          <w:sz w:val="28"/>
          <w:szCs w:val="28"/>
        </w:rPr>
        <w:t xml:space="preserve"> </w:t>
      </w:r>
      <w:r w:rsidRPr="0035384A">
        <w:rPr>
          <w:color w:val="000000" w:themeColor="text1"/>
          <w:sz w:val="28"/>
          <w:szCs w:val="28"/>
        </w:rPr>
        <w:t>firmware</w:t>
      </w:r>
      <w:r w:rsidRPr="0035384A">
        <w:rPr>
          <w:color w:val="000000" w:themeColor="text1"/>
          <w:spacing w:val="-7"/>
          <w:sz w:val="28"/>
          <w:szCs w:val="28"/>
        </w:rPr>
        <w:t xml:space="preserve"> </w:t>
      </w:r>
      <w:r w:rsidRPr="0035384A">
        <w:rPr>
          <w:color w:val="000000" w:themeColor="text1"/>
          <w:sz w:val="28"/>
          <w:szCs w:val="28"/>
        </w:rPr>
        <w:t>and</w:t>
      </w:r>
      <w:r w:rsidRPr="0035384A">
        <w:rPr>
          <w:color w:val="000000" w:themeColor="text1"/>
          <w:spacing w:val="-9"/>
          <w:sz w:val="28"/>
          <w:szCs w:val="28"/>
        </w:rPr>
        <w:t xml:space="preserve"> </w:t>
      </w:r>
      <w:r w:rsidRPr="0035384A">
        <w:rPr>
          <w:color w:val="000000" w:themeColor="text1"/>
          <w:sz w:val="28"/>
          <w:szCs w:val="28"/>
        </w:rPr>
        <w:t>development</w:t>
      </w:r>
      <w:r w:rsidRPr="0035384A">
        <w:rPr>
          <w:color w:val="000000" w:themeColor="text1"/>
          <w:spacing w:val="-9"/>
          <w:sz w:val="28"/>
          <w:szCs w:val="28"/>
        </w:rPr>
        <w:t xml:space="preserve"> </w:t>
      </w:r>
      <w:r w:rsidRPr="0035384A">
        <w:rPr>
          <w:color w:val="000000" w:themeColor="text1"/>
          <w:sz w:val="28"/>
          <w:szCs w:val="28"/>
        </w:rPr>
        <w:t>kit</w:t>
      </w:r>
      <w:r w:rsidRPr="0035384A">
        <w:rPr>
          <w:color w:val="000000" w:themeColor="text1"/>
          <w:spacing w:val="-6"/>
          <w:sz w:val="28"/>
          <w:szCs w:val="28"/>
        </w:rPr>
        <w:t xml:space="preserve"> </w:t>
      </w:r>
      <w:r w:rsidRPr="0035384A">
        <w:rPr>
          <w:color w:val="000000" w:themeColor="text1"/>
          <w:sz w:val="28"/>
          <w:szCs w:val="28"/>
        </w:rPr>
        <w:t>that</w:t>
      </w:r>
      <w:r w:rsidRPr="0035384A">
        <w:rPr>
          <w:color w:val="000000" w:themeColor="text1"/>
          <w:spacing w:val="-9"/>
          <w:sz w:val="28"/>
          <w:szCs w:val="28"/>
        </w:rPr>
        <w:t xml:space="preserve"> </w:t>
      </w:r>
      <w:r w:rsidRPr="0035384A">
        <w:rPr>
          <w:color w:val="000000" w:themeColor="text1"/>
          <w:sz w:val="28"/>
          <w:szCs w:val="28"/>
        </w:rPr>
        <w:t>plays</w:t>
      </w:r>
      <w:r w:rsidRPr="0035384A">
        <w:rPr>
          <w:color w:val="000000" w:themeColor="text1"/>
          <w:spacing w:val="-7"/>
          <w:sz w:val="28"/>
          <w:szCs w:val="28"/>
        </w:rPr>
        <w:t xml:space="preserve"> </w:t>
      </w:r>
      <w:r w:rsidRPr="0035384A">
        <w:rPr>
          <w:color w:val="000000" w:themeColor="text1"/>
          <w:sz w:val="28"/>
          <w:szCs w:val="28"/>
        </w:rPr>
        <w:t>a</w:t>
      </w:r>
      <w:r w:rsidRPr="0035384A">
        <w:rPr>
          <w:color w:val="000000" w:themeColor="text1"/>
          <w:spacing w:val="-7"/>
          <w:sz w:val="28"/>
          <w:szCs w:val="28"/>
        </w:rPr>
        <w:t xml:space="preserve"> </w:t>
      </w:r>
      <w:r w:rsidRPr="0035384A">
        <w:rPr>
          <w:color w:val="000000" w:themeColor="text1"/>
          <w:sz w:val="28"/>
          <w:szCs w:val="28"/>
        </w:rPr>
        <w:t>vital role in designing an IoT product using a few script</w:t>
      </w:r>
      <w:r w:rsidRPr="0035384A">
        <w:rPr>
          <w:color w:val="000000" w:themeColor="text1"/>
          <w:spacing w:val="-1"/>
          <w:sz w:val="28"/>
          <w:szCs w:val="28"/>
        </w:rPr>
        <w:t xml:space="preserve"> </w:t>
      </w:r>
      <w:r w:rsidRPr="0035384A">
        <w:rPr>
          <w:color w:val="000000" w:themeColor="text1"/>
          <w:sz w:val="28"/>
          <w:szCs w:val="28"/>
        </w:rPr>
        <w:t>lines.</w:t>
      </w:r>
    </w:p>
    <w:p w14:paraId="3105D1E2" w14:textId="77777777" w:rsidR="001D576D" w:rsidRPr="0035384A" w:rsidRDefault="001D576D" w:rsidP="001D576D">
      <w:pPr>
        <w:pStyle w:val="BodyText"/>
        <w:spacing w:before="6"/>
        <w:rPr>
          <w:color w:val="000000" w:themeColor="text1"/>
          <w:sz w:val="28"/>
          <w:szCs w:val="28"/>
        </w:rPr>
      </w:pPr>
    </w:p>
    <w:p w14:paraId="4751A4B7" w14:textId="77777777" w:rsidR="001D576D" w:rsidRPr="0035384A" w:rsidRDefault="001D576D" w:rsidP="001D576D">
      <w:pPr>
        <w:pStyle w:val="BodyText"/>
        <w:ind w:left="516" w:right="140"/>
        <w:jc w:val="both"/>
        <w:rPr>
          <w:color w:val="000000" w:themeColor="text1"/>
          <w:sz w:val="28"/>
          <w:szCs w:val="28"/>
        </w:rPr>
      </w:pPr>
      <w:r w:rsidRPr="0035384A">
        <w:rPr>
          <w:color w:val="000000" w:themeColor="text1"/>
          <w:sz w:val="28"/>
          <w:szCs w:val="28"/>
        </w:rPr>
        <w:t>Multiple GPIO pins on the board allow us to connect the board with other peripherals and are capable of generating PWM, I2C, SPI, and UART serial communications.</w:t>
      </w:r>
    </w:p>
    <w:p w14:paraId="2228E39D" w14:textId="77777777" w:rsidR="001D576D" w:rsidRPr="0035384A" w:rsidRDefault="001D576D" w:rsidP="001D576D">
      <w:pPr>
        <w:pStyle w:val="BodyText"/>
        <w:rPr>
          <w:color w:val="000000" w:themeColor="text1"/>
          <w:sz w:val="28"/>
          <w:szCs w:val="28"/>
        </w:rPr>
      </w:pPr>
    </w:p>
    <w:p w14:paraId="15B0BD6D" w14:textId="77777777" w:rsidR="001D576D" w:rsidRPr="0035384A" w:rsidRDefault="001D576D" w:rsidP="001D576D">
      <w:pPr>
        <w:pStyle w:val="ListParagraph"/>
        <w:widowControl w:val="0"/>
        <w:numPr>
          <w:ilvl w:val="0"/>
          <w:numId w:val="29"/>
        </w:numPr>
        <w:tabs>
          <w:tab w:val="left" w:pos="817"/>
        </w:tabs>
        <w:autoSpaceDE w:val="0"/>
        <w:autoSpaceDN w:val="0"/>
        <w:spacing w:before="176" w:after="0" w:line="338" w:lineRule="auto"/>
        <w:ind w:right="135"/>
        <w:contextualSpacing w:val="0"/>
        <w:rPr>
          <w:color w:val="000000" w:themeColor="text1"/>
          <w:sz w:val="28"/>
          <w:szCs w:val="28"/>
        </w:rPr>
      </w:pPr>
      <w:r w:rsidRPr="0035384A">
        <w:rPr>
          <w:color w:val="000000" w:themeColor="text1"/>
          <w:sz w:val="28"/>
          <w:szCs w:val="28"/>
        </w:rPr>
        <w:t>The interface of the module is mainly divided into two parts including both Firmware and Hardware where former runs on the ESP8266 Wi-Fi SoC and later is based on the ESP-12</w:t>
      </w:r>
      <w:r w:rsidRPr="0035384A">
        <w:rPr>
          <w:color w:val="000000" w:themeColor="text1"/>
          <w:spacing w:val="-1"/>
          <w:sz w:val="28"/>
          <w:szCs w:val="28"/>
        </w:rPr>
        <w:t xml:space="preserve"> </w:t>
      </w:r>
      <w:r w:rsidRPr="0035384A">
        <w:rPr>
          <w:color w:val="000000" w:themeColor="text1"/>
          <w:sz w:val="28"/>
          <w:szCs w:val="28"/>
        </w:rPr>
        <w:t>module.</w:t>
      </w:r>
    </w:p>
    <w:p w14:paraId="385FCBB3" w14:textId="77777777" w:rsidR="001D576D" w:rsidRPr="0035384A" w:rsidRDefault="001D576D" w:rsidP="001D576D">
      <w:pPr>
        <w:pStyle w:val="BodyText"/>
        <w:spacing w:line="245" w:lineRule="exact"/>
        <w:ind w:left="516"/>
        <w:jc w:val="both"/>
        <w:rPr>
          <w:color w:val="000000" w:themeColor="text1"/>
          <w:sz w:val="28"/>
          <w:szCs w:val="28"/>
        </w:rPr>
      </w:pPr>
      <w:r w:rsidRPr="0035384A">
        <w:rPr>
          <w:color w:val="000000" w:themeColor="text1"/>
          <w:sz w:val="28"/>
          <w:szCs w:val="28"/>
        </w:rPr>
        <w:t>The</w:t>
      </w:r>
      <w:r w:rsidRPr="0035384A">
        <w:rPr>
          <w:color w:val="000000" w:themeColor="text1"/>
          <w:spacing w:val="-12"/>
          <w:sz w:val="28"/>
          <w:szCs w:val="28"/>
        </w:rPr>
        <w:t xml:space="preserve"> </w:t>
      </w:r>
      <w:r w:rsidRPr="0035384A">
        <w:rPr>
          <w:color w:val="000000" w:themeColor="text1"/>
          <w:sz w:val="28"/>
          <w:szCs w:val="28"/>
        </w:rPr>
        <w:t>firmware</w:t>
      </w:r>
      <w:r w:rsidRPr="0035384A">
        <w:rPr>
          <w:color w:val="000000" w:themeColor="text1"/>
          <w:spacing w:val="-11"/>
          <w:sz w:val="28"/>
          <w:szCs w:val="28"/>
        </w:rPr>
        <w:t xml:space="preserve"> </w:t>
      </w:r>
      <w:r w:rsidRPr="0035384A">
        <w:rPr>
          <w:color w:val="000000" w:themeColor="text1"/>
          <w:sz w:val="28"/>
          <w:szCs w:val="28"/>
        </w:rPr>
        <w:t>is</w:t>
      </w:r>
      <w:r w:rsidRPr="0035384A">
        <w:rPr>
          <w:color w:val="000000" w:themeColor="text1"/>
          <w:spacing w:val="-10"/>
          <w:sz w:val="28"/>
          <w:szCs w:val="28"/>
        </w:rPr>
        <w:t xml:space="preserve"> </w:t>
      </w:r>
      <w:r w:rsidRPr="0035384A">
        <w:rPr>
          <w:color w:val="000000" w:themeColor="text1"/>
          <w:sz w:val="28"/>
          <w:szCs w:val="28"/>
        </w:rPr>
        <w:t>based</w:t>
      </w:r>
      <w:r w:rsidRPr="0035384A">
        <w:rPr>
          <w:color w:val="000000" w:themeColor="text1"/>
          <w:spacing w:val="-12"/>
          <w:sz w:val="28"/>
          <w:szCs w:val="28"/>
        </w:rPr>
        <w:t xml:space="preserve"> </w:t>
      </w:r>
      <w:r w:rsidRPr="0035384A">
        <w:rPr>
          <w:color w:val="000000" w:themeColor="text1"/>
          <w:sz w:val="28"/>
          <w:szCs w:val="28"/>
        </w:rPr>
        <w:t>on</w:t>
      </w:r>
      <w:r w:rsidRPr="0035384A">
        <w:rPr>
          <w:color w:val="000000" w:themeColor="text1"/>
          <w:spacing w:val="-11"/>
          <w:sz w:val="28"/>
          <w:szCs w:val="28"/>
        </w:rPr>
        <w:t xml:space="preserve"> </w:t>
      </w:r>
      <w:r w:rsidRPr="0035384A">
        <w:rPr>
          <w:color w:val="000000" w:themeColor="text1"/>
          <w:sz w:val="28"/>
          <w:szCs w:val="28"/>
        </w:rPr>
        <w:t>Lua</w:t>
      </w:r>
      <w:r w:rsidRPr="0035384A">
        <w:rPr>
          <w:color w:val="000000" w:themeColor="text1"/>
          <w:spacing w:val="-8"/>
          <w:sz w:val="28"/>
          <w:szCs w:val="28"/>
        </w:rPr>
        <w:t xml:space="preserve"> </w:t>
      </w:r>
      <w:r w:rsidRPr="0035384A">
        <w:rPr>
          <w:color w:val="000000" w:themeColor="text1"/>
          <w:sz w:val="28"/>
          <w:szCs w:val="28"/>
        </w:rPr>
        <w:t>–</w:t>
      </w:r>
      <w:r w:rsidRPr="0035384A">
        <w:rPr>
          <w:color w:val="000000" w:themeColor="text1"/>
          <w:spacing w:val="-10"/>
          <w:sz w:val="28"/>
          <w:szCs w:val="28"/>
        </w:rPr>
        <w:t xml:space="preserve"> </w:t>
      </w:r>
      <w:r w:rsidRPr="0035384A">
        <w:rPr>
          <w:color w:val="000000" w:themeColor="text1"/>
          <w:sz w:val="28"/>
          <w:szCs w:val="28"/>
        </w:rPr>
        <w:t>A</w:t>
      </w:r>
      <w:r w:rsidRPr="0035384A">
        <w:rPr>
          <w:color w:val="000000" w:themeColor="text1"/>
          <w:spacing w:val="-12"/>
          <w:sz w:val="28"/>
          <w:szCs w:val="28"/>
        </w:rPr>
        <w:t xml:space="preserve"> </w:t>
      </w:r>
      <w:r w:rsidRPr="0035384A">
        <w:rPr>
          <w:color w:val="000000" w:themeColor="text1"/>
          <w:sz w:val="28"/>
          <w:szCs w:val="28"/>
        </w:rPr>
        <w:t>scripting</w:t>
      </w:r>
      <w:r w:rsidRPr="0035384A">
        <w:rPr>
          <w:color w:val="000000" w:themeColor="text1"/>
          <w:spacing w:val="-11"/>
          <w:sz w:val="28"/>
          <w:szCs w:val="28"/>
        </w:rPr>
        <w:t xml:space="preserve"> </w:t>
      </w:r>
      <w:r w:rsidRPr="0035384A">
        <w:rPr>
          <w:color w:val="000000" w:themeColor="text1"/>
          <w:sz w:val="28"/>
          <w:szCs w:val="28"/>
        </w:rPr>
        <w:t>language</w:t>
      </w:r>
      <w:r w:rsidRPr="0035384A">
        <w:rPr>
          <w:color w:val="000000" w:themeColor="text1"/>
          <w:spacing w:val="-12"/>
          <w:sz w:val="28"/>
          <w:szCs w:val="28"/>
        </w:rPr>
        <w:t xml:space="preserve"> </w:t>
      </w:r>
      <w:r w:rsidRPr="0035384A">
        <w:rPr>
          <w:color w:val="000000" w:themeColor="text1"/>
          <w:sz w:val="28"/>
          <w:szCs w:val="28"/>
        </w:rPr>
        <w:t>that</w:t>
      </w:r>
      <w:r w:rsidRPr="0035384A">
        <w:rPr>
          <w:color w:val="000000" w:themeColor="text1"/>
          <w:spacing w:val="-11"/>
          <w:sz w:val="28"/>
          <w:szCs w:val="28"/>
        </w:rPr>
        <w:t xml:space="preserve"> </w:t>
      </w:r>
      <w:r w:rsidRPr="0035384A">
        <w:rPr>
          <w:color w:val="000000" w:themeColor="text1"/>
          <w:sz w:val="28"/>
          <w:szCs w:val="28"/>
        </w:rPr>
        <w:t>is</w:t>
      </w:r>
      <w:r w:rsidRPr="0035384A">
        <w:rPr>
          <w:color w:val="000000" w:themeColor="text1"/>
          <w:spacing w:val="-11"/>
          <w:sz w:val="28"/>
          <w:szCs w:val="28"/>
        </w:rPr>
        <w:t xml:space="preserve"> </w:t>
      </w:r>
      <w:r w:rsidRPr="0035384A">
        <w:rPr>
          <w:color w:val="000000" w:themeColor="text1"/>
          <w:sz w:val="28"/>
          <w:szCs w:val="28"/>
        </w:rPr>
        <w:t>easy</w:t>
      </w:r>
      <w:r w:rsidRPr="0035384A">
        <w:rPr>
          <w:color w:val="000000" w:themeColor="text1"/>
          <w:spacing w:val="-14"/>
          <w:sz w:val="28"/>
          <w:szCs w:val="28"/>
        </w:rPr>
        <w:t xml:space="preserve"> </w:t>
      </w:r>
      <w:r w:rsidRPr="0035384A">
        <w:rPr>
          <w:color w:val="000000" w:themeColor="text1"/>
          <w:sz w:val="28"/>
          <w:szCs w:val="28"/>
        </w:rPr>
        <w:t>to</w:t>
      </w:r>
      <w:r w:rsidRPr="0035384A">
        <w:rPr>
          <w:color w:val="000000" w:themeColor="text1"/>
          <w:spacing w:val="-11"/>
          <w:sz w:val="28"/>
          <w:szCs w:val="28"/>
        </w:rPr>
        <w:t xml:space="preserve"> </w:t>
      </w:r>
      <w:r w:rsidRPr="0035384A">
        <w:rPr>
          <w:color w:val="000000" w:themeColor="text1"/>
          <w:sz w:val="28"/>
          <w:szCs w:val="28"/>
        </w:rPr>
        <w:t>learn,</w:t>
      </w:r>
      <w:r w:rsidRPr="0035384A">
        <w:rPr>
          <w:color w:val="000000" w:themeColor="text1"/>
          <w:spacing w:val="-12"/>
          <w:sz w:val="28"/>
          <w:szCs w:val="28"/>
        </w:rPr>
        <w:t xml:space="preserve"> </w:t>
      </w:r>
      <w:r w:rsidRPr="0035384A">
        <w:rPr>
          <w:color w:val="000000" w:themeColor="text1"/>
          <w:sz w:val="28"/>
          <w:szCs w:val="28"/>
        </w:rPr>
        <w:t>giving</w:t>
      </w:r>
    </w:p>
    <w:p w14:paraId="4E166858" w14:textId="77777777" w:rsidR="001D576D" w:rsidRPr="0035384A" w:rsidRDefault="001D576D" w:rsidP="001D576D">
      <w:pPr>
        <w:pStyle w:val="BodyText"/>
        <w:spacing w:before="1"/>
        <w:ind w:left="516" w:right="140"/>
        <w:jc w:val="both"/>
        <w:rPr>
          <w:color w:val="000000" w:themeColor="text1"/>
          <w:sz w:val="28"/>
          <w:szCs w:val="28"/>
        </w:rPr>
      </w:pPr>
      <w:r w:rsidRPr="0035384A">
        <w:rPr>
          <w:color w:val="000000" w:themeColor="text1"/>
          <w:sz w:val="28"/>
          <w:szCs w:val="28"/>
        </w:rPr>
        <w:lastRenderedPageBreak/>
        <w:t xml:space="preserve">a simple programming environment layered with a </w:t>
      </w:r>
      <w:proofErr w:type="gramStart"/>
      <w:r w:rsidRPr="0035384A">
        <w:rPr>
          <w:color w:val="000000" w:themeColor="text1"/>
          <w:sz w:val="28"/>
          <w:szCs w:val="28"/>
        </w:rPr>
        <w:t>fast scripting</w:t>
      </w:r>
      <w:proofErr w:type="gramEnd"/>
      <w:r w:rsidRPr="0035384A">
        <w:rPr>
          <w:color w:val="000000" w:themeColor="text1"/>
          <w:sz w:val="28"/>
          <w:szCs w:val="28"/>
        </w:rPr>
        <w:t xml:space="preserve"> language that connects you with a well-known developer community.</w:t>
      </w:r>
      <w:r w:rsidRPr="0035384A">
        <w:rPr>
          <w:noProof/>
          <w:color w:val="000000" w:themeColor="text1"/>
          <w:sz w:val="28"/>
          <w:szCs w:val="28"/>
        </w:rPr>
        <w:drawing>
          <wp:anchor distT="0" distB="0" distL="0" distR="0" simplePos="0" relativeHeight="251660288" behindDoc="0" locked="0" layoutInCell="1" allowOverlap="1" wp14:anchorId="082D4FD4" wp14:editId="4D5C3E00">
            <wp:simplePos x="0" y="0"/>
            <wp:positionH relativeFrom="page">
              <wp:posOffset>1335940</wp:posOffset>
            </wp:positionH>
            <wp:positionV relativeFrom="paragraph">
              <wp:posOffset>164214</wp:posOffset>
            </wp:positionV>
            <wp:extent cx="5140441" cy="3473196"/>
            <wp:effectExtent l="0" t="0" r="0" b="0"/>
            <wp:wrapTopAndBottom/>
            <wp:docPr id="2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2" cstate="print"/>
                    <a:stretch>
                      <a:fillRect/>
                    </a:stretch>
                  </pic:blipFill>
                  <pic:spPr>
                    <a:xfrm>
                      <a:off x="0" y="0"/>
                      <a:ext cx="5140441" cy="3473196"/>
                    </a:xfrm>
                    <a:prstGeom prst="rect">
                      <a:avLst/>
                    </a:prstGeom>
                  </pic:spPr>
                </pic:pic>
              </a:graphicData>
            </a:graphic>
          </wp:anchor>
        </w:drawing>
      </w:r>
    </w:p>
    <w:p w14:paraId="4CADDB66" w14:textId="77777777" w:rsidR="001D576D" w:rsidRPr="0035384A" w:rsidRDefault="001D576D" w:rsidP="001D576D">
      <w:pPr>
        <w:pStyle w:val="BodyText"/>
        <w:spacing w:before="169"/>
        <w:ind w:left="516"/>
        <w:jc w:val="both"/>
        <w:rPr>
          <w:color w:val="000000" w:themeColor="text1"/>
          <w:sz w:val="28"/>
          <w:szCs w:val="28"/>
        </w:rPr>
      </w:pPr>
      <w:r w:rsidRPr="0035384A">
        <w:rPr>
          <w:color w:val="000000" w:themeColor="text1"/>
          <w:sz w:val="28"/>
          <w:szCs w:val="28"/>
        </w:rPr>
        <w:t>And open source firmware gives you the flexibility to edit, modify and rebuilt</w:t>
      </w:r>
    </w:p>
    <w:p w14:paraId="44C6B351" w14:textId="77777777" w:rsidR="001D576D" w:rsidRPr="0035384A" w:rsidRDefault="001D576D" w:rsidP="001D576D">
      <w:pPr>
        <w:pStyle w:val="BodyText"/>
        <w:spacing w:before="76"/>
        <w:ind w:left="516" w:right="394"/>
        <w:jc w:val="both"/>
        <w:rPr>
          <w:color w:val="000000" w:themeColor="text1"/>
          <w:sz w:val="28"/>
          <w:szCs w:val="28"/>
        </w:rPr>
      </w:pPr>
      <w:r w:rsidRPr="0035384A">
        <w:rPr>
          <w:color w:val="000000" w:themeColor="text1"/>
          <w:sz w:val="28"/>
          <w:szCs w:val="28"/>
        </w:rPr>
        <w:t>the existing module and keep changing the entire interface until you succeed in optimizing the module as per your requirements.</w:t>
      </w:r>
    </w:p>
    <w:p w14:paraId="15DA0D69" w14:textId="77777777" w:rsidR="001D576D" w:rsidRPr="0035384A" w:rsidRDefault="001D576D" w:rsidP="001D576D">
      <w:pPr>
        <w:pStyle w:val="ListParagraph"/>
        <w:widowControl w:val="0"/>
        <w:numPr>
          <w:ilvl w:val="0"/>
          <w:numId w:val="29"/>
        </w:numPr>
        <w:tabs>
          <w:tab w:val="left" w:pos="817"/>
        </w:tabs>
        <w:autoSpaceDE w:val="0"/>
        <w:autoSpaceDN w:val="0"/>
        <w:spacing w:before="197" w:after="0" w:line="336" w:lineRule="auto"/>
        <w:ind w:right="142"/>
        <w:contextualSpacing w:val="0"/>
        <w:rPr>
          <w:color w:val="000000" w:themeColor="text1"/>
          <w:sz w:val="28"/>
          <w:szCs w:val="28"/>
        </w:rPr>
      </w:pPr>
      <w:r w:rsidRPr="0035384A">
        <w:rPr>
          <w:color w:val="000000" w:themeColor="text1"/>
          <w:sz w:val="28"/>
          <w:szCs w:val="28"/>
        </w:rPr>
        <w:t>USB</w:t>
      </w:r>
      <w:r w:rsidRPr="0035384A">
        <w:rPr>
          <w:color w:val="000000" w:themeColor="text1"/>
          <w:spacing w:val="-12"/>
          <w:sz w:val="28"/>
          <w:szCs w:val="28"/>
        </w:rPr>
        <w:t xml:space="preserve"> </w:t>
      </w:r>
      <w:r w:rsidRPr="0035384A">
        <w:rPr>
          <w:color w:val="000000" w:themeColor="text1"/>
          <w:sz w:val="28"/>
          <w:szCs w:val="28"/>
        </w:rPr>
        <w:t>to</w:t>
      </w:r>
      <w:r w:rsidRPr="0035384A">
        <w:rPr>
          <w:color w:val="000000" w:themeColor="text1"/>
          <w:spacing w:val="-12"/>
          <w:sz w:val="28"/>
          <w:szCs w:val="28"/>
        </w:rPr>
        <w:t xml:space="preserve"> </w:t>
      </w:r>
      <w:r w:rsidRPr="0035384A">
        <w:rPr>
          <w:color w:val="000000" w:themeColor="text1"/>
          <w:sz w:val="28"/>
          <w:szCs w:val="28"/>
        </w:rPr>
        <w:t>UART</w:t>
      </w:r>
      <w:r w:rsidRPr="0035384A">
        <w:rPr>
          <w:color w:val="000000" w:themeColor="text1"/>
          <w:spacing w:val="-9"/>
          <w:sz w:val="28"/>
          <w:szCs w:val="28"/>
        </w:rPr>
        <w:t xml:space="preserve"> </w:t>
      </w:r>
      <w:r w:rsidRPr="0035384A">
        <w:rPr>
          <w:color w:val="000000" w:themeColor="text1"/>
          <w:sz w:val="28"/>
          <w:szCs w:val="28"/>
        </w:rPr>
        <w:t>converter</w:t>
      </w:r>
      <w:r w:rsidRPr="0035384A">
        <w:rPr>
          <w:color w:val="000000" w:themeColor="text1"/>
          <w:spacing w:val="-11"/>
          <w:sz w:val="28"/>
          <w:szCs w:val="28"/>
        </w:rPr>
        <w:t xml:space="preserve"> </w:t>
      </w:r>
      <w:r w:rsidRPr="0035384A">
        <w:rPr>
          <w:color w:val="000000" w:themeColor="text1"/>
          <w:sz w:val="28"/>
          <w:szCs w:val="28"/>
        </w:rPr>
        <w:t>is</w:t>
      </w:r>
      <w:r w:rsidRPr="0035384A">
        <w:rPr>
          <w:color w:val="000000" w:themeColor="text1"/>
          <w:spacing w:val="-9"/>
          <w:sz w:val="28"/>
          <w:szCs w:val="28"/>
        </w:rPr>
        <w:t xml:space="preserve"> </w:t>
      </w:r>
      <w:r w:rsidRPr="0035384A">
        <w:rPr>
          <w:color w:val="000000" w:themeColor="text1"/>
          <w:sz w:val="28"/>
          <w:szCs w:val="28"/>
        </w:rPr>
        <w:t>added</w:t>
      </w:r>
      <w:r w:rsidRPr="0035384A">
        <w:rPr>
          <w:color w:val="000000" w:themeColor="text1"/>
          <w:spacing w:val="-12"/>
          <w:sz w:val="28"/>
          <w:szCs w:val="28"/>
        </w:rPr>
        <w:t xml:space="preserve"> </w:t>
      </w:r>
      <w:r w:rsidRPr="0035384A">
        <w:rPr>
          <w:color w:val="000000" w:themeColor="text1"/>
          <w:sz w:val="28"/>
          <w:szCs w:val="28"/>
        </w:rPr>
        <w:t>on</w:t>
      </w:r>
      <w:r w:rsidRPr="0035384A">
        <w:rPr>
          <w:color w:val="000000" w:themeColor="text1"/>
          <w:spacing w:val="-12"/>
          <w:sz w:val="28"/>
          <w:szCs w:val="28"/>
        </w:rPr>
        <w:t xml:space="preserve"> </w:t>
      </w:r>
      <w:r w:rsidRPr="0035384A">
        <w:rPr>
          <w:color w:val="000000" w:themeColor="text1"/>
          <w:sz w:val="28"/>
          <w:szCs w:val="28"/>
        </w:rPr>
        <w:t>the</w:t>
      </w:r>
      <w:r w:rsidRPr="0035384A">
        <w:rPr>
          <w:color w:val="000000" w:themeColor="text1"/>
          <w:spacing w:val="-11"/>
          <w:sz w:val="28"/>
          <w:szCs w:val="28"/>
        </w:rPr>
        <w:t xml:space="preserve"> </w:t>
      </w:r>
      <w:r w:rsidRPr="0035384A">
        <w:rPr>
          <w:color w:val="000000" w:themeColor="text1"/>
          <w:sz w:val="28"/>
          <w:szCs w:val="28"/>
        </w:rPr>
        <w:t>module</w:t>
      </w:r>
      <w:r w:rsidRPr="0035384A">
        <w:rPr>
          <w:color w:val="000000" w:themeColor="text1"/>
          <w:spacing w:val="-9"/>
          <w:sz w:val="28"/>
          <w:szCs w:val="28"/>
        </w:rPr>
        <w:t xml:space="preserve"> </w:t>
      </w:r>
      <w:r w:rsidRPr="0035384A">
        <w:rPr>
          <w:color w:val="000000" w:themeColor="text1"/>
          <w:sz w:val="28"/>
          <w:szCs w:val="28"/>
        </w:rPr>
        <w:t>that</w:t>
      </w:r>
      <w:r w:rsidRPr="0035384A">
        <w:rPr>
          <w:color w:val="000000" w:themeColor="text1"/>
          <w:spacing w:val="-9"/>
          <w:sz w:val="28"/>
          <w:szCs w:val="28"/>
        </w:rPr>
        <w:t xml:space="preserve"> </w:t>
      </w:r>
      <w:r w:rsidRPr="0035384A">
        <w:rPr>
          <w:color w:val="000000" w:themeColor="text1"/>
          <w:sz w:val="28"/>
          <w:szCs w:val="28"/>
        </w:rPr>
        <w:t>helps</w:t>
      </w:r>
      <w:r w:rsidRPr="0035384A">
        <w:rPr>
          <w:color w:val="000000" w:themeColor="text1"/>
          <w:spacing w:val="-10"/>
          <w:sz w:val="28"/>
          <w:szCs w:val="28"/>
        </w:rPr>
        <w:t xml:space="preserve"> </w:t>
      </w:r>
      <w:r w:rsidRPr="0035384A">
        <w:rPr>
          <w:color w:val="000000" w:themeColor="text1"/>
          <w:sz w:val="28"/>
          <w:szCs w:val="28"/>
        </w:rPr>
        <w:t>in</w:t>
      </w:r>
      <w:r w:rsidRPr="0035384A">
        <w:rPr>
          <w:color w:val="000000" w:themeColor="text1"/>
          <w:spacing w:val="-9"/>
          <w:sz w:val="28"/>
          <w:szCs w:val="28"/>
        </w:rPr>
        <w:t xml:space="preserve"> </w:t>
      </w:r>
      <w:r w:rsidRPr="0035384A">
        <w:rPr>
          <w:color w:val="000000" w:themeColor="text1"/>
          <w:sz w:val="28"/>
          <w:szCs w:val="28"/>
        </w:rPr>
        <w:t>converting</w:t>
      </w:r>
      <w:r w:rsidRPr="0035384A">
        <w:rPr>
          <w:color w:val="000000" w:themeColor="text1"/>
          <w:spacing w:val="-9"/>
          <w:sz w:val="28"/>
          <w:szCs w:val="28"/>
        </w:rPr>
        <w:t xml:space="preserve"> </w:t>
      </w:r>
      <w:r w:rsidRPr="0035384A">
        <w:rPr>
          <w:color w:val="000000" w:themeColor="text1"/>
          <w:sz w:val="28"/>
          <w:szCs w:val="28"/>
        </w:rPr>
        <w:t>USB data to UART data which mainly understands the language of serial communication.</w:t>
      </w:r>
    </w:p>
    <w:p w14:paraId="69412698" w14:textId="77777777" w:rsidR="001D576D" w:rsidRPr="0035384A" w:rsidRDefault="001D576D" w:rsidP="001D576D">
      <w:pPr>
        <w:pStyle w:val="BodyText"/>
        <w:spacing w:line="252" w:lineRule="exact"/>
        <w:ind w:left="516"/>
        <w:jc w:val="both"/>
        <w:rPr>
          <w:color w:val="000000" w:themeColor="text1"/>
          <w:sz w:val="28"/>
          <w:szCs w:val="28"/>
        </w:rPr>
      </w:pPr>
      <w:r w:rsidRPr="0035384A">
        <w:rPr>
          <w:color w:val="000000" w:themeColor="text1"/>
          <w:sz w:val="28"/>
          <w:szCs w:val="28"/>
        </w:rPr>
        <w:t xml:space="preserve">Instead of the regular USB port, </w:t>
      </w:r>
      <w:proofErr w:type="spellStart"/>
      <w:r w:rsidRPr="0035384A">
        <w:rPr>
          <w:color w:val="000000" w:themeColor="text1"/>
          <w:sz w:val="28"/>
          <w:szCs w:val="28"/>
        </w:rPr>
        <w:t>MicroUSB</w:t>
      </w:r>
      <w:proofErr w:type="spellEnd"/>
      <w:r w:rsidRPr="0035384A">
        <w:rPr>
          <w:color w:val="000000" w:themeColor="text1"/>
          <w:sz w:val="28"/>
          <w:szCs w:val="28"/>
        </w:rPr>
        <w:t xml:space="preserve"> port is included in the module that</w:t>
      </w:r>
    </w:p>
    <w:p w14:paraId="037290EE" w14:textId="77777777" w:rsidR="001D576D" w:rsidRPr="0035384A" w:rsidRDefault="001D576D" w:rsidP="001D576D">
      <w:pPr>
        <w:pStyle w:val="BodyText"/>
        <w:ind w:left="516" w:right="141"/>
        <w:jc w:val="both"/>
        <w:rPr>
          <w:color w:val="000000" w:themeColor="text1"/>
          <w:sz w:val="28"/>
          <w:szCs w:val="28"/>
        </w:rPr>
      </w:pPr>
      <w:r w:rsidRPr="0035384A">
        <w:rPr>
          <w:color w:val="000000" w:themeColor="text1"/>
          <w:sz w:val="28"/>
          <w:szCs w:val="28"/>
        </w:rPr>
        <w:t>connects</w:t>
      </w:r>
      <w:r w:rsidRPr="0035384A">
        <w:rPr>
          <w:color w:val="000000" w:themeColor="text1"/>
          <w:spacing w:val="-7"/>
          <w:sz w:val="28"/>
          <w:szCs w:val="28"/>
        </w:rPr>
        <w:t xml:space="preserve"> </w:t>
      </w:r>
      <w:r w:rsidRPr="0035384A">
        <w:rPr>
          <w:color w:val="000000" w:themeColor="text1"/>
          <w:sz w:val="28"/>
          <w:szCs w:val="28"/>
        </w:rPr>
        <w:t>it</w:t>
      </w:r>
      <w:r w:rsidRPr="0035384A">
        <w:rPr>
          <w:color w:val="000000" w:themeColor="text1"/>
          <w:spacing w:val="-4"/>
          <w:sz w:val="28"/>
          <w:szCs w:val="28"/>
        </w:rPr>
        <w:t xml:space="preserve"> </w:t>
      </w:r>
      <w:r w:rsidRPr="0035384A">
        <w:rPr>
          <w:color w:val="000000" w:themeColor="text1"/>
          <w:sz w:val="28"/>
          <w:szCs w:val="28"/>
        </w:rPr>
        <w:t>with</w:t>
      </w:r>
      <w:r w:rsidRPr="0035384A">
        <w:rPr>
          <w:color w:val="000000" w:themeColor="text1"/>
          <w:spacing w:val="-7"/>
          <w:sz w:val="28"/>
          <w:szCs w:val="28"/>
        </w:rPr>
        <w:t xml:space="preserve"> </w:t>
      </w:r>
      <w:r w:rsidRPr="0035384A">
        <w:rPr>
          <w:color w:val="000000" w:themeColor="text1"/>
          <w:sz w:val="28"/>
          <w:szCs w:val="28"/>
        </w:rPr>
        <w:t>the</w:t>
      </w:r>
      <w:r w:rsidRPr="0035384A">
        <w:rPr>
          <w:color w:val="000000" w:themeColor="text1"/>
          <w:spacing w:val="-7"/>
          <w:sz w:val="28"/>
          <w:szCs w:val="28"/>
        </w:rPr>
        <w:t xml:space="preserve"> </w:t>
      </w:r>
      <w:r w:rsidRPr="0035384A">
        <w:rPr>
          <w:color w:val="000000" w:themeColor="text1"/>
          <w:sz w:val="28"/>
          <w:szCs w:val="28"/>
        </w:rPr>
        <w:t>computer</w:t>
      </w:r>
      <w:r w:rsidRPr="0035384A">
        <w:rPr>
          <w:color w:val="000000" w:themeColor="text1"/>
          <w:spacing w:val="-5"/>
          <w:sz w:val="28"/>
          <w:szCs w:val="28"/>
        </w:rPr>
        <w:t xml:space="preserve"> </w:t>
      </w:r>
      <w:r w:rsidRPr="0035384A">
        <w:rPr>
          <w:color w:val="000000" w:themeColor="text1"/>
          <w:sz w:val="28"/>
          <w:szCs w:val="28"/>
        </w:rPr>
        <w:t>for</w:t>
      </w:r>
      <w:r w:rsidRPr="0035384A">
        <w:rPr>
          <w:color w:val="000000" w:themeColor="text1"/>
          <w:spacing w:val="-4"/>
          <w:sz w:val="28"/>
          <w:szCs w:val="28"/>
        </w:rPr>
        <w:t xml:space="preserve"> </w:t>
      </w:r>
      <w:r w:rsidRPr="0035384A">
        <w:rPr>
          <w:color w:val="000000" w:themeColor="text1"/>
          <w:sz w:val="28"/>
          <w:szCs w:val="28"/>
        </w:rPr>
        <w:t>dual</w:t>
      </w:r>
      <w:r w:rsidRPr="0035384A">
        <w:rPr>
          <w:color w:val="000000" w:themeColor="text1"/>
          <w:spacing w:val="-5"/>
          <w:sz w:val="28"/>
          <w:szCs w:val="28"/>
        </w:rPr>
        <w:t xml:space="preserve"> </w:t>
      </w:r>
      <w:r w:rsidRPr="0035384A">
        <w:rPr>
          <w:color w:val="000000" w:themeColor="text1"/>
          <w:sz w:val="28"/>
          <w:szCs w:val="28"/>
        </w:rPr>
        <w:t>purposes:</w:t>
      </w:r>
      <w:r w:rsidRPr="0035384A">
        <w:rPr>
          <w:color w:val="000000" w:themeColor="text1"/>
          <w:spacing w:val="-5"/>
          <w:sz w:val="28"/>
          <w:szCs w:val="28"/>
        </w:rPr>
        <w:t xml:space="preserve"> </w:t>
      </w:r>
      <w:r w:rsidRPr="0035384A">
        <w:rPr>
          <w:color w:val="000000" w:themeColor="text1"/>
          <w:sz w:val="28"/>
          <w:szCs w:val="28"/>
        </w:rPr>
        <w:t>programming</w:t>
      </w:r>
      <w:r w:rsidRPr="0035384A">
        <w:rPr>
          <w:color w:val="000000" w:themeColor="text1"/>
          <w:spacing w:val="-4"/>
          <w:sz w:val="28"/>
          <w:szCs w:val="28"/>
        </w:rPr>
        <w:t xml:space="preserve"> </w:t>
      </w:r>
      <w:r w:rsidRPr="0035384A">
        <w:rPr>
          <w:color w:val="000000" w:themeColor="text1"/>
          <w:sz w:val="28"/>
          <w:szCs w:val="28"/>
        </w:rPr>
        <w:t>and</w:t>
      </w:r>
      <w:r w:rsidRPr="0035384A">
        <w:rPr>
          <w:color w:val="000000" w:themeColor="text1"/>
          <w:spacing w:val="-7"/>
          <w:sz w:val="28"/>
          <w:szCs w:val="28"/>
        </w:rPr>
        <w:t xml:space="preserve"> </w:t>
      </w:r>
      <w:r w:rsidRPr="0035384A">
        <w:rPr>
          <w:color w:val="000000" w:themeColor="text1"/>
          <w:sz w:val="28"/>
          <w:szCs w:val="28"/>
        </w:rPr>
        <w:t>powering</w:t>
      </w:r>
      <w:r w:rsidRPr="0035384A">
        <w:rPr>
          <w:color w:val="000000" w:themeColor="text1"/>
          <w:spacing w:val="-7"/>
          <w:sz w:val="28"/>
          <w:szCs w:val="28"/>
        </w:rPr>
        <w:t xml:space="preserve"> </w:t>
      </w:r>
      <w:r w:rsidRPr="0035384A">
        <w:rPr>
          <w:color w:val="000000" w:themeColor="text1"/>
          <w:sz w:val="28"/>
          <w:szCs w:val="28"/>
        </w:rPr>
        <w:t>up the</w:t>
      </w:r>
      <w:r w:rsidRPr="0035384A">
        <w:rPr>
          <w:color w:val="000000" w:themeColor="text1"/>
          <w:spacing w:val="-2"/>
          <w:sz w:val="28"/>
          <w:szCs w:val="28"/>
        </w:rPr>
        <w:t xml:space="preserve"> </w:t>
      </w:r>
      <w:r w:rsidRPr="0035384A">
        <w:rPr>
          <w:color w:val="000000" w:themeColor="text1"/>
          <w:sz w:val="28"/>
          <w:szCs w:val="28"/>
        </w:rPr>
        <w:t>board.</w:t>
      </w:r>
    </w:p>
    <w:p w14:paraId="5D2EA9AA" w14:textId="77777777" w:rsidR="001D576D" w:rsidRPr="0035384A" w:rsidRDefault="001D576D" w:rsidP="001D576D">
      <w:pPr>
        <w:pStyle w:val="BodyText"/>
        <w:rPr>
          <w:color w:val="000000" w:themeColor="text1"/>
          <w:sz w:val="28"/>
          <w:szCs w:val="28"/>
        </w:rPr>
      </w:pPr>
    </w:p>
    <w:p w14:paraId="622FC93B" w14:textId="77777777" w:rsidR="001D576D" w:rsidRPr="0035384A" w:rsidRDefault="001D576D" w:rsidP="001D576D">
      <w:pPr>
        <w:pStyle w:val="ListParagraph"/>
        <w:widowControl w:val="0"/>
        <w:numPr>
          <w:ilvl w:val="0"/>
          <w:numId w:val="29"/>
        </w:numPr>
        <w:tabs>
          <w:tab w:val="left" w:pos="817"/>
        </w:tabs>
        <w:autoSpaceDE w:val="0"/>
        <w:autoSpaceDN w:val="0"/>
        <w:spacing w:before="176" w:after="0" w:line="338" w:lineRule="auto"/>
        <w:ind w:right="136"/>
        <w:contextualSpacing w:val="0"/>
        <w:rPr>
          <w:color w:val="000000" w:themeColor="text1"/>
          <w:sz w:val="28"/>
          <w:szCs w:val="28"/>
        </w:rPr>
      </w:pPr>
      <w:r w:rsidRPr="0035384A">
        <w:rPr>
          <w:color w:val="000000" w:themeColor="text1"/>
          <w:sz w:val="28"/>
          <w:szCs w:val="28"/>
        </w:rPr>
        <w:t>The board incorporates status LED that blinks and turns off immediately, giving you the current status of the module if it is running properly when connected with the computer.</w:t>
      </w:r>
    </w:p>
    <w:p w14:paraId="5E47BA8B" w14:textId="77777777" w:rsidR="001D576D" w:rsidRPr="0035384A" w:rsidRDefault="001D576D" w:rsidP="001D576D">
      <w:pPr>
        <w:pStyle w:val="BodyText"/>
        <w:spacing w:line="244" w:lineRule="exact"/>
        <w:ind w:left="516"/>
        <w:jc w:val="both"/>
        <w:rPr>
          <w:color w:val="000000" w:themeColor="text1"/>
          <w:sz w:val="28"/>
          <w:szCs w:val="28"/>
        </w:rPr>
      </w:pPr>
      <w:r w:rsidRPr="0035384A">
        <w:rPr>
          <w:color w:val="000000" w:themeColor="text1"/>
          <w:sz w:val="28"/>
          <w:szCs w:val="28"/>
        </w:rPr>
        <w:lastRenderedPageBreak/>
        <w:t>The</w:t>
      </w:r>
      <w:r w:rsidRPr="0035384A">
        <w:rPr>
          <w:color w:val="000000" w:themeColor="text1"/>
          <w:spacing w:val="54"/>
          <w:sz w:val="28"/>
          <w:szCs w:val="28"/>
        </w:rPr>
        <w:t xml:space="preserve"> </w:t>
      </w:r>
      <w:r w:rsidRPr="0035384A">
        <w:rPr>
          <w:color w:val="000000" w:themeColor="text1"/>
          <w:sz w:val="28"/>
          <w:szCs w:val="28"/>
        </w:rPr>
        <w:t>ability</w:t>
      </w:r>
      <w:r w:rsidRPr="0035384A">
        <w:rPr>
          <w:color w:val="000000" w:themeColor="text1"/>
          <w:spacing w:val="54"/>
          <w:sz w:val="28"/>
          <w:szCs w:val="28"/>
        </w:rPr>
        <w:t xml:space="preserve"> </w:t>
      </w:r>
      <w:r w:rsidRPr="0035384A">
        <w:rPr>
          <w:color w:val="000000" w:themeColor="text1"/>
          <w:sz w:val="28"/>
          <w:szCs w:val="28"/>
        </w:rPr>
        <w:t>of</w:t>
      </w:r>
      <w:r w:rsidRPr="0035384A">
        <w:rPr>
          <w:color w:val="000000" w:themeColor="text1"/>
          <w:spacing w:val="56"/>
          <w:sz w:val="28"/>
          <w:szCs w:val="28"/>
        </w:rPr>
        <w:t xml:space="preserve"> </w:t>
      </w:r>
      <w:r w:rsidRPr="0035384A">
        <w:rPr>
          <w:color w:val="000000" w:themeColor="text1"/>
          <w:sz w:val="28"/>
          <w:szCs w:val="28"/>
        </w:rPr>
        <w:t>module</w:t>
      </w:r>
      <w:r w:rsidRPr="0035384A">
        <w:rPr>
          <w:color w:val="000000" w:themeColor="text1"/>
          <w:spacing w:val="54"/>
          <w:sz w:val="28"/>
          <w:szCs w:val="28"/>
        </w:rPr>
        <w:t xml:space="preserve"> </w:t>
      </w:r>
      <w:r w:rsidRPr="0035384A">
        <w:rPr>
          <w:color w:val="000000" w:themeColor="text1"/>
          <w:sz w:val="28"/>
          <w:szCs w:val="28"/>
        </w:rPr>
        <w:t>to</w:t>
      </w:r>
      <w:r w:rsidRPr="0035384A">
        <w:rPr>
          <w:color w:val="000000" w:themeColor="text1"/>
          <w:spacing w:val="56"/>
          <w:sz w:val="28"/>
          <w:szCs w:val="28"/>
        </w:rPr>
        <w:t xml:space="preserve"> </w:t>
      </w:r>
      <w:r w:rsidRPr="0035384A">
        <w:rPr>
          <w:color w:val="000000" w:themeColor="text1"/>
          <w:sz w:val="28"/>
          <w:szCs w:val="28"/>
        </w:rPr>
        <w:t>establish</w:t>
      </w:r>
      <w:r w:rsidRPr="0035384A">
        <w:rPr>
          <w:color w:val="000000" w:themeColor="text1"/>
          <w:spacing w:val="56"/>
          <w:sz w:val="28"/>
          <w:szCs w:val="28"/>
        </w:rPr>
        <w:t xml:space="preserve"> </w:t>
      </w:r>
      <w:r w:rsidRPr="0035384A">
        <w:rPr>
          <w:color w:val="000000" w:themeColor="text1"/>
          <w:sz w:val="28"/>
          <w:szCs w:val="28"/>
        </w:rPr>
        <w:t>a</w:t>
      </w:r>
      <w:r w:rsidRPr="0035384A">
        <w:rPr>
          <w:color w:val="000000" w:themeColor="text1"/>
          <w:spacing w:val="56"/>
          <w:sz w:val="28"/>
          <w:szCs w:val="28"/>
        </w:rPr>
        <w:t xml:space="preserve"> </w:t>
      </w:r>
      <w:r w:rsidRPr="0035384A">
        <w:rPr>
          <w:color w:val="000000" w:themeColor="text1"/>
          <w:sz w:val="28"/>
          <w:szCs w:val="28"/>
        </w:rPr>
        <w:t>flawless</w:t>
      </w:r>
      <w:r w:rsidRPr="0035384A">
        <w:rPr>
          <w:color w:val="000000" w:themeColor="text1"/>
          <w:spacing w:val="54"/>
          <w:sz w:val="28"/>
          <w:szCs w:val="28"/>
        </w:rPr>
        <w:t xml:space="preserve"> </w:t>
      </w:r>
      <w:proofErr w:type="spellStart"/>
      <w:r w:rsidRPr="0035384A">
        <w:rPr>
          <w:color w:val="000000" w:themeColor="text1"/>
          <w:sz w:val="28"/>
          <w:szCs w:val="28"/>
        </w:rPr>
        <w:t>WiFi</w:t>
      </w:r>
      <w:proofErr w:type="spellEnd"/>
      <w:r w:rsidRPr="0035384A">
        <w:rPr>
          <w:color w:val="000000" w:themeColor="text1"/>
          <w:spacing w:val="54"/>
          <w:sz w:val="28"/>
          <w:szCs w:val="28"/>
        </w:rPr>
        <w:t xml:space="preserve"> </w:t>
      </w:r>
      <w:r w:rsidRPr="0035384A">
        <w:rPr>
          <w:color w:val="000000" w:themeColor="text1"/>
          <w:sz w:val="28"/>
          <w:szCs w:val="28"/>
        </w:rPr>
        <w:t>connection</w:t>
      </w:r>
      <w:r w:rsidRPr="0035384A">
        <w:rPr>
          <w:color w:val="000000" w:themeColor="text1"/>
          <w:spacing w:val="54"/>
          <w:sz w:val="28"/>
          <w:szCs w:val="28"/>
        </w:rPr>
        <w:t xml:space="preserve"> </w:t>
      </w:r>
      <w:r w:rsidRPr="0035384A">
        <w:rPr>
          <w:color w:val="000000" w:themeColor="text1"/>
          <w:sz w:val="28"/>
          <w:szCs w:val="28"/>
        </w:rPr>
        <w:t>between</w:t>
      </w:r>
      <w:r w:rsidRPr="0035384A">
        <w:rPr>
          <w:color w:val="000000" w:themeColor="text1"/>
          <w:spacing w:val="54"/>
          <w:sz w:val="28"/>
          <w:szCs w:val="28"/>
        </w:rPr>
        <w:t xml:space="preserve"> </w:t>
      </w:r>
      <w:r w:rsidRPr="0035384A">
        <w:rPr>
          <w:color w:val="000000" w:themeColor="text1"/>
          <w:sz w:val="28"/>
          <w:szCs w:val="28"/>
        </w:rPr>
        <w:t>two</w:t>
      </w:r>
    </w:p>
    <w:p w14:paraId="00CC45BC" w14:textId="77777777" w:rsidR="001D576D" w:rsidRPr="0035384A" w:rsidRDefault="001D576D" w:rsidP="001D576D">
      <w:pPr>
        <w:pStyle w:val="BodyText"/>
        <w:ind w:left="516" w:right="141"/>
        <w:jc w:val="both"/>
        <w:rPr>
          <w:color w:val="000000" w:themeColor="text1"/>
          <w:sz w:val="28"/>
          <w:szCs w:val="28"/>
        </w:rPr>
      </w:pPr>
      <w:r w:rsidRPr="0035384A">
        <w:rPr>
          <w:color w:val="000000" w:themeColor="text1"/>
          <w:sz w:val="28"/>
          <w:szCs w:val="28"/>
        </w:rPr>
        <w:t xml:space="preserve">channels </w:t>
      </w:r>
      <w:proofErr w:type="gramStart"/>
      <w:r w:rsidRPr="0035384A">
        <w:rPr>
          <w:color w:val="000000" w:themeColor="text1"/>
          <w:sz w:val="28"/>
          <w:szCs w:val="28"/>
        </w:rPr>
        <w:t>makes</w:t>
      </w:r>
      <w:proofErr w:type="gramEnd"/>
      <w:r w:rsidRPr="0035384A">
        <w:rPr>
          <w:color w:val="000000" w:themeColor="text1"/>
          <w:sz w:val="28"/>
          <w:szCs w:val="28"/>
        </w:rPr>
        <w:t xml:space="preserve"> it an ideal choice for incorporating it with other embedded devices like Raspberry Pi.</w:t>
      </w:r>
    </w:p>
    <w:p w14:paraId="379BEB9A" w14:textId="77777777" w:rsidR="001D576D" w:rsidRPr="0035384A" w:rsidRDefault="001D576D" w:rsidP="001D576D">
      <w:pPr>
        <w:pStyle w:val="BodyText"/>
        <w:spacing w:before="4"/>
        <w:rPr>
          <w:color w:val="000000" w:themeColor="text1"/>
          <w:sz w:val="28"/>
          <w:szCs w:val="28"/>
        </w:rPr>
      </w:pPr>
    </w:p>
    <w:p w14:paraId="73AA5686" w14:textId="77777777" w:rsidR="001D576D" w:rsidRPr="0035384A" w:rsidRDefault="001D576D" w:rsidP="001D576D">
      <w:pPr>
        <w:pStyle w:val="Heading1"/>
        <w:jc w:val="both"/>
        <w:rPr>
          <w:color w:val="000000" w:themeColor="text1"/>
        </w:rPr>
      </w:pPr>
      <w:proofErr w:type="spellStart"/>
      <w:r w:rsidRPr="0035384A">
        <w:rPr>
          <w:color w:val="000000" w:themeColor="text1"/>
        </w:rPr>
        <w:t>NodeMCU</w:t>
      </w:r>
      <w:proofErr w:type="spellEnd"/>
      <w:r w:rsidRPr="0035384A">
        <w:rPr>
          <w:color w:val="000000" w:themeColor="text1"/>
        </w:rPr>
        <w:t xml:space="preserve"> V3 Pinout</w:t>
      </w:r>
    </w:p>
    <w:p w14:paraId="68C64757" w14:textId="77777777" w:rsidR="001D576D" w:rsidRPr="0035384A" w:rsidRDefault="001D576D" w:rsidP="001D576D">
      <w:pPr>
        <w:pStyle w:val="BodyText"/>
        <w:spacing w:before="9"/>
        <w:rPr>
          <w:b/>
          <w:color w:val="000000" w:themeColor="text1"/>
          <w:sz w:val="28"/>
          <w:szCs w:val="28"/>
        </w:rPr>
      </w:pPr>
    </w:p>
    <w:p w14:paraId="19ABCDC4" w14:textId="77777777" w:rsidR="001D576D" w:rsidRPr="0035384A" w:rsidRDefault="001D576D" w:rsidP="001D576D">
      <w:pPr>
        <w:pStyle w:val="BodyText"/>
        <w:ind w:left="516" w:right="140"/>
        <w:jc w:val="both"/>
        <w:rPr>
          <w:color w:val="000000" w:themeColor="text1"/>
          <w:sz w:val="28"/>
          <w:szCs w:val="28"/>
        </w:rPr>
      </w:pPr>
      <w:proofErr w:type="spellStart"/>
      <w:r w:rsidRPr="0035384A">
        <w:rPr>
          <w:color w:val="000000" w:themeColor="text1"/>
          <w:sz w:val="28"/>
          <w:szCs w:val="28"/>
        </w:rPr>
        <w:t>NodeMCU</w:t>
      </w:r>
      <w:proofErr w:type="spellEnd"/>
      <w:r w:rsidRPr="0035384A">
        <w:rPr>
          <w:color w:val="000000" w:themeColor="text1"/>
          <w:sz w:val="28"/>
          <w:szCs w:val="28"/>
        </w:rPr>
        <w:t xml:space="preserve"> V3 comes with a number of GPIO Pins. Following figure shows the Pinout of the board.</w:t>
      </w:r>
    </w:p>
    <w:p w14:paraId="6F01A706" w14:textId="77777777" w:rsidR="001D576D" w:rsidRPr="0035384A" w:rsidRDefault="001D576D" w:rsidP="001D576D">
      <w:pPr>
        <w:pStyle w:val="BodyText"/>
        <w:ind w:left="931"/>
        <w:jc w:val="center"/>
        <w:rPr>
          <w:color w:val="000000" w:themeColor="text1"/>
          <w:sz w:val="28"/>
          <w:szCs w:val="28"/>
        </w:rPr>
      </w:pPr>
      <w:r w:rsidRPr="0035384A">
        <w:rPr>
          <w:noProof/>
          <w:color w:val="000000" w:themeColor="text1"/>
          <w:sz w:val="28"/>
          <w:szCs w:val="28"/>
        </w:rPr>
        <w:drawing>
          <wp:inline distT="0" distB="0" distL="0" distR="0" wp14:anchorId="66C35280" wp14:editId="6E40E3CB">
            <wp:extent cx="3724275" cy="2965284"/>
            <wp:effectExtent l="0" t="0" r="0" b="6985"/>
            <wp:docPr id="30" name="image7.jpeg" descr="RÃ©sultat de recherche d'images pour &quot;NodeMCU V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3" cstate="print"/>
                    <a:stretch>
                      <a:fillRect/>
                    </a:stretch>
                  </pic:blipFill>
                  <pic:spPr>
                    <a:xfrm>
                      <a:off x="0" y="0"/>
                      <a:ext cx="3726742" cy="2967248"/>
                    </a:xfrm>
                    <a:prstGeom prst="rect">
                      <a:avLst/>
                    </a:prstGeom>
                  </pic:spPr>
                </pic:pic>
              </a:graphicData>
            </a:graphic>
          </wp:inline>
        </w:drawing>
      </w:r>
    </w:p>
    <w:p w14:paraId="2D7194AE" w14:textId="77777777" w:rsidR="001D576D" w:rsidRPr="0035384A" w:rsidRDefault="001D576D" w:rsidP="001D576D">
      <w:pPr>
        <w:pStyle w:val="BodyText"/>
        <w:rPr>
          <w:color w:val="000000" w:themeColor="text1"/>
          <w:sz w:val="28"/>
          <w:szCs w:val="28"/>
        </w:rPr>
      </w:pPr>
    </w:p>
    <w:p w14:paraId="7961A8A8" w14:textId="77777777" w:rsidR="001D576D" w:rsidRPr="0035384A" w:rsidRDefault="001D576D" w:rsidP="001D576D">
      <w:pPr>
        <w:pStyle w:val="BodyText"/>
        <w:rPr>
          <w:color w:val="000000" w:themeColor="text1"/>
          <w:sz w:val="28"/>
          <w:szCs w:val="28"/>
        </w:rPr>
      </w:pPr>
    </w:p>
    <w:p w14:paraId="32901FE1" w14:textId="77777777" w:rsidR="001D576D" w:rsidRPr="0035384A" w:rsidRDefault="001D576D" w:rsidP="001D576D">
      <w:pPr>
        <w:pStyle w:val="BodyText"/>
        <w:rPr>
          <w:color w:val="000000" w:themeColor="text1"/>
          <w:sz w:val="28"/>
          <w:szCs w:val="28"/>
        </w:rPr>
      </w:pPr>
    </w:p>
    <w:p w14:paraId="5E23D57A" w14:textId="77777777" w:rsidR="001D576D" w:rsidRPr="0035384A" w:rsidRDefault="001D576D" w:rsidP="001D576D">
      <w:pPr>
        <w:pStyle w:val="ListParagraph"/>
        <w:widowControl w:val="0"/>
        <w:numPr>
          <w:ilvl w:val="0"/>
          <w:numId w:val="29"/>
        </w:numPr>
        <w:tabs>
          <w:tab w:val="left" w:pos="817"/>
        </w:tabs>
        <w:autoSpaceDE w:val="0"/>
        <w:autoSpaceDN w:val="0"/>
        <w:spacing w:before="213" w:after="0" w:line="336" w:lineRule="auto"/>
        <w:ind w:right="136"/>
        <w:contextualSpacing w:val="0"/>
        <w:rPr>
          <w:color w:val="000000" w:themeColor="text1"/>
          <w:sz w:val="28"/>
          <w:szCs w:val="28"/>
        </w:rPr>
      </w:pPr>
      <w:r w:rsidRPr="0035384A">
        <w:rPr>
          <w:color w:val="000000" w:themeColor="text1"/>
          <w:sz w:val="28"/>
          <w:szCs w:val="28"/>
        </w:rPr>
        <w:t>There is a candid difference between Vin and VU where former is the regulated</w:t>
      </w:r>
      <w:r w:rsidRPr="0035384A">
        <w:rPr>
          <w:color w:val="000000" w:themeColor="text1"/>
          <w:spacing w:val="-8"/>
          <w:sz w:val="28"/>
          <w:szCs w:val="28"/>
        </w:rPr>
        <w:t xml:space="preserve"> </w:t>
      </w:r>
      <w:r w:rsidRPr="0035384A">
        <w:rPr>
          <w:color w:val="000000" w:themeColor="text1"/>
          <w:sz w:val="28"/>
          <w:szCs w:val="28"/>
        </w:rPr>
        <w:t>voltage</w:t>
      </w:r>
      <w:r w:rsidRPr="0035384A">
        <w:rPr>
          <w:color w:val="000000" w:themeColor="text1"/>
          <w:spacing w:val="-7"/>
          <w:sz w:val="28"/>
          <w:szCs w:val="28"/>
        </w:rPr>
        <w:t xml:space="preserve"> </w:t>
      </w:r>
      <w:r w:rsidRPr="0035384A">
        <w:rPr>
          <w:color w:val="000000" w:themeColor="text1"/>
          <w:sz w:val="28"/>
          <w:szCs w:val="28"/>
        </w:rPr>
        <w:t>that</w:t>
      </w:r>
      <w:r w:rsidRPr="0035384A">
        <w:rPr>
          <w:color w:val="000000" w:themeColor="text1"/>
          <w:spacing w:val="-10"/>
          <w:sz w:val="28"/>
          <w:szCs w:val="28"/>
        </w:rPr>
        <w:t xml:space="preserve"> </w:t>
      </w:r>
      <w:r w:rsidRPr="0035384A">
        <w:rPr>
          <w:color w:val="000000" w:themeColor="text1"/>
          <w:sz w:val="28"/>
          <w:szCs w:val="28"/>
        </w:rPr>
        <w:t>may</w:t>
      </w:r>
      <w:r w:rsidRPr="0035384A">
        <w:rPr>
          <w:color w:val="000000" w:themeColor="text1"/>
          <w:spacing w:val="-9"/>
          <w:sz w:val="28"/>
          <w:szCs w:val="28"/>
        </w:rPr>
        <w:t xml:space="preserve"> </w:t>
      </w:r>
      <w:r w:rsidRPr="0035384A">
        <w:rPr>
          <w:color w:val="000000" w:themeColor="text1"/>
          <w:sz w:val="28"/>
          <w:szCs w:val="28"/>
        </w:rPr>
        <w:t>stand</w:t>
      </w:r>
      <w:r w:rsidRPr="0035384A">
        <w:rPr>
          <w:color w:val="000000" w:themeColor="text1"/>
          <w:spacing w:val="-8"/>
          <w:sz w:val="28"/>
          <w:szCs w:val="28"/>
        </w:rPr>
        <w:t xml:space="preserve"> </w:t>
      </w:r>
      <w:r w:rsidRPr="0035384A">
        <w:rPr>
          <w:color w:val="000000" w:themeColor="text1"/>
          <w:sz w:val="28"/>
          <w:szCs w:val="28"/>
        </w:rPr>
        <w:t>somewhere</w:t>
      </w:r>
      <w:r w:rsidRPr="0035384A">
        <w:rPr>
          <w:color w:val="000000" w:themeColor="text1"/>
          <w:spacing w:val="-9"/>
          <w:sz w:val="28"/>
          <w:szCs w:val="28"/>
        </w:rPr>
        <w:t xml:space="preserve"> </w:t>
      </w:r>
      <w:r w:rsidRPr="0035384A">
        <w:rPr>
          <w:color w:val="000000" w:themeColor="text1"/>
          <w:sz w:val="28"/>
          <w:szCs w:val="28"/>
        </w:rPr>
        <w:t>between</w:t>
      </w:r>
      <w:r w:rsidRPr="0035384A">
        <w:rPr>
          <w:color w:val="000000" w:themeColor="text1"/>
          <w:spacing w:val="-7"/>
          <w:sz w:val="28"/>
          <w:szCs w:val="28"/>
        </w:rPr>
        <w:t xml:space="preserve"> </w:t>
      </w:r>
      <w:r w:rsidRPr="0035384A">
        <w:rPr>
          <w:color w:val="000000" w:themeColor="text1"/>
          <w:sz w:val="28"/>
          <w:szCs w:val="28"/>
        </w:rPr>
        <w:t>7</w:t>
      </w:r>
      <w:r w:rsidRPr="0035384A">
        <w:rPr>
          <w:color w:val="000000" w:themeColor="text1"/>
          <w:spacing w:val="-10"/>
          <w:sz w:val="28"/>
          <w:szCs w:val="28"/>
        </w:rPr>
        <w:t xml:space="preserve"> </w:t>
      </w:r>
      <w:r w:rsidRPr="0035384A">
        <w:rPr>
          <w:color w:val="000000" w:themeColor="text1"/>
          <w:sz w:val="28"/>
          <w:szCs w:val="28"/>
        </w:rPr>
        <w:t>to</w:t>
      </w:r>
      <w:r w:rsidRPr="0035384A">
        <w:rPr>
          <w:color w:val="000000" w:themeColor="text1"/>
          <w:spacing w:val="-9"/>
          <w:sz w:val="28"/>
          <w:szCs w:val="28"/>
        </w:rPr>
        <w:t xml:space="preserve"> </w:t>
      </w:r>
      <w:r w:rsidRPr="0035384A">
        <w:rPr>
          <w:color w:val="000000" w:themeColor="text1"/>
          <w:sz w:val="28"/>
          <w:szCs w:val="28"/>
        </w:rPr>
        <w:t>12</w:t>
      </w:r>
      <w:r w:rsidRPr="0035384A">
        <w:rPr>
          <w:color w:val="000000" w:themeColor="text1"/>
          <w:spacing w:val="-6"/>
          <w:sz w:val="28"/>
          <w:szCs w:val="28"/>
        </w:rPr>
        <w:t xml:space="preserve"> </w:t>
      </w:r>
      <w:r w:rsidRPr="0035384A">
        <w:rPr>
          <w:color w:val="000000" w:themeColor="text1"/>
          <w:sz w:val="28"/>
          <w:szCs w:val="28"/>
        </w:rPr>
        <w:t>V</w:t>
      </w:r>
      <w:r w:rsidRPr="0035384A">
        <w:rPr>
          <w:color w:val="000000" w:themeColor="text1"/>
          <w:spacing w:val="-7"/>
          <w:sz w:val="28"/>
          <w:szCs w:val="28"/>
        </w:rPr>
        <w:t xml:space="preserve"> </w:t>
      </w:r>
      <w:r w:rsidRPr="0035384A">
        <w:rPr>
          <w:color w:val="000000" w:themeColor="text1"/>
          <w:sz w:val="28"/>
          <w:szCs w:val="28"/>
        </w:rPr>
        <w:t>while</w:t>
      </w:r>
      <w:r w:rsidRPr="0035384A">
        <w:rPr>
          <w:color w:val="000000" w:themeColor="text1"/>
          <w:spacing w:val="-7"/>
          <w:sz w:val="28"/>
          <w:szCs w:val="28"/>
        </w:rPr>
        <w:t xml:space="preserve"> </w:t>
      </w:r>
      <w:r w:rsidRPr="0035384A">
        <w:rPr>
          <w:color w:val="000000" w:themeColor="text1"/>
          <w:sz w:val="28"/>
          <w:szCs w:val="28"/>
        </w:rPr>
        <w:t>later</w:t>
      </w:r>
      <w:r w:rsidRPr="0035384A">
        <w:rPr>
          <w:color w:val="000000" w:themeColor="text1"/>
          <w:spacing w:val="-10"/>
          <w:sz w:val="28"/>
          <w:szCs w:val="28"/>
        </w:rPr>
        <w:t xml:space="preserve"> </w:t>
      </w:r>
      <w:r w:rsidRPr="0035384A">
        <w:rPr>
          <w:color w:val="000000" w:themeColor="text1"/>
          <w:sz w:val="28"/>
          <w:szCs w:val="28"/>
        </w:rPr>
        <w:t>is the power voltage for USB that must be kept around 5</w:t>
      </w:r>
      <w:r w:rsidRPr="0035384A">
        <w:rPr>
          <w:color w:val="000000" w:themeColor="text1"/>
          <w:spacing w:val="-9"/>
          <w:sz w:val="28"/>
          <w:szCs w:val="28"/>
        </w:rPr>
        <w:t xml:space="preserve"> </w:t>
      </w:r>
      <w:r w:rsidRPr="0035384A">
        <w:rPr>
          <w:color w:val="000000" w:themeColor="text1"/>
          <w:sz w:val="28"/>
          <w:szCs w:val="28"/>
        </w:rPr>
        <w:t>V.</w:t>
      </w:r>
    </w:p>
    <w:p w14:paraId="1FC181E3" w14:textId="77777777" w:rsidR="001D576D" w:rsidRPr="0035384A" w:rsidRDefault="001D576D" w:rsidP="001D576D">
      <w:pPr>
        <w:pStyle w:val="BodyText"/>
        <w:rPr>
          <w:color w:val="000000" w:themeColor="text1"/>
          <w:sz w:val="28"/>
          <w:szCs w:val="28"/>
        </w:rPr>
      </w:pPr>
    </w:p>
    <w:p w14:paraId="5DA0AFC3" w14:textId="77777777" w:rsidR="001D576D" w:rsidRPr="0035384A" w:rsidRDefault="001D576D" w:rsidP="001D576D">
      <w:pPr>
        <w:pStyle w:val="Heading2"/>
        <w:spacing w:before="220"/>
        <w:ind w:left="816"/>
        <w:rPr>
          <w:color w:val="000000" w:themeColor="text1"/>
        </w:rPr>
      </w:pPr>
      <w:r w:rsidRPr="0035384A">
        <w:rPr>
          <w:color w:val="000000" w:themeColor="text1"/>
        </w:rPr>
        <w:t>Features</w:t>
      </w:r>
    </w:p>
    <w:p w14:paraId="7883C4EC" w14:textId="77777777" w:rsidR="001D576D" w:rsidRPr="0035384A" w:rsidRDefault="001D576D" w:rsidP="001D576D">
      <w:pPr>
        <w:pStyle w:val="ListParagraph"/>
        <w:widowControl w:val="0"/>
        <w:numPr>
          <w:ilvl w:val="0"/>
          <w:numId w:val="33"/>
        </w:numPr>
        <w:tabs>
          <w:tab w:val="left" w:pos="875"/>
        </w:tabs>
        <w:autoSpaceDE w:val="0"/>
        <w:autoSpaceDN w:val="0"/>
        <w:spacing w:before="71" w:after="0" w:line="240" w:lineRule="auto"/>
        <w:ind w:hanging="359"/>
        <w:contextualSpacing w:val="0"/>
        <w:rPr>
          <w:color w:val="000000" w:themeColor="text1"/>
          <w:sz w:val="28"/>
          <w:szCs w:val="28"/>
        </w:rPr>
      </w:pPr>
      <w:r w:rsidRPr="0035384A">
        <w:rPr>
          <w:color w:val="000000" w:themeColor="text1"/>
          <w:sz w:val="28"/>
          <w:szCs w:val="28"/>
        </w:rPr>
        <w:t>Open-source</w:t>
      </w:r>
    </w:p>
    <w:p w14:paraId="72267FF3"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Arduino-like</w:t>
      </w:r>
      <w:r w:rsidRPr="0035384A">
        <w:rPr>
          <w:color w:val="000000" w:themeColor="text1"/>
          <w:spacing w:val="-3"/>
          <w:sz w:val="28"/>
          <w:szCs w:val="28"/>
        </w:rPr>
        <w:t xml:space="preserve"> </w:t>
      </w:r>
      <w:r w:rsidRPr="0035384A">
        <w:rPr>
          <w:color w:val="000000" w:themeColor="text1"/>
          <w:sz w:val="28"/>
          <w:szCs w:val="28"/>
        </w:rPr>
        <w:t>hardware</w:t>
      </w:r>
    </w:p>
    <w:p w14:paraId="4A0794F9"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lastRenderedPageBreak/>
        <w:t>Status</w:t>
      </w:r>
      <w:r w:rsidRPr="0035384A">
        <w:rPr>
          <w:color w:val="000000" w:themeColor="text1"/>
          <w:spacing w:val="-3"/>
          <w:sz w:val="28"/>
          <w:szCs w:val="28"/>
        </w:rPr>
        <w:t xml:space="preserve"> </w:t>
      </w:r>
      <w:r w:rsidRPr="0035384A">
        <w:rPr>
          <w:color w:val="000000" w:themeColor="text1"/>
          <w:sz w:val="28"/>
          <w:szCs w:val="28"/>
        </w:rPr>
        <w:t>LED</w:t>
      </w:r>
    </w:p>
    <w:p w14:paraId="1FEAEC80"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proofErr w:type="spellStart"/>
      <w:r w:rsidRPr="0035384A">
        <w:rPr>
          <w:color w:val="000000" w:themeColor="text1"/>
          <w:sz w:val="28"/>
          <w:szCs w:val="28"/>
        </w:rPr>
        <w:t>MicroUSB</w:t>
      </w:r>
      <w:proofErr w:type="spellEnd"/>
      <w:r w:rsidRPr="0035384A">
        <w:rPr>
          <w:color w:val="000000" w:themeColor="text1"/>
          <w:spacing w:val="-1"/>
          <w:sz w:val="28"/>
          <w:szCs w:val="28"/>
        </w:rPr>
        <w:t xml:space="preserve"> </w:t>
      </w:r>
      <w:r w:rsidRPr="0035384A">
        <w:rPr>
          <w:color w:val="000000" w:themeColor="text1"/>
          <w:sz w:val="28"/>
          <w:szCs w:val="28"/>
        </w:rPr>
        <w:t>port</w:t>
      </w:r>
    </w:p>
    <w:p w14:paraId="127FAE63"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Reset/Flash</w:t>
      </w:r>
      <w:r w:rsidRPr="0035384A">
        <w:rPr>
          <w:color w:val="000000" w:themeColor="text1"/>
          <w:spacing w:val="-2"/>
          <w:sz w:val="28"/>
          <w:szCs w:val="28"/>
        </w:rPr>
        <w:t xml:space="preserve"> </w:t>
      </w:r>
      <w:r w:rsidRPr="0035384A">
        <w:rPr>
          <w:color w:val="000000" w:themeColor="text1"/>
          <w:sz w:val="28"/>
          <w:szCs w:val="28"/>
        </w:rPr>
        <w:t>buttons</w:t>
      </w:r>
    </w:p>
    <w:p w14:paraId="4751D52B"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Interactive and</w:t>
      </w:r>
      <w:r w:rsidRPr="0035384A">
        <w:rPr>
          <w:color w:val="000000" w:themeColor="text1"/>
          <w:spacing w:val="-3"/>
          <w:sz w:val="28"/>
          <w:szCs w:val="28"/>
        </w:rPr>
        <w:t xml:space="preserve"> </w:t>
      </w:r>
      <w:r w:rsidRPr="0035384A">
        <w:rPr>
          <w:color w:val="000000" w:themeColor="text1"/>
          <w:sz w:val="28"/>
          <w:szCs w:val="28"/>
        </w:rPr>
        <w:t>Programmable</w:t>
      </w:r>
    </w:p>
    <w:p w14:paraId="296BBE38" w14:textId="77777777" w:rsidR="001D576D" w:rsidRPr="0035384A" w:rsidRDefault="001D576D" w:rsidP="001D576D">
      <w:pPr>
        <w:pStyle w:val="ListParagraph"/>
        <w:widowControl w:val="0"/>
        <w:numPr>
          <w:ilvl w:val="0"/>
          <w:numId w:val="33"/>
        </w:numPr>
        <w:tabs>
          <w:tab w:val="left" w:pos="875"/>
        </w:tabs>
        <w:autoSpaceDE w:val="0"/>
        <w:autoSpaceDN w:val="0"/>
        <w:spacing w:before="1" w:after="0" w:line="240" w:lineRule="auto"/>
        <w:ind w:hanging="359"/>
        <w:contextualSpacing w:val="0"/>
        <w:rPr>
          <w:color w:val="000000" w:themeColor="text1"/>
          <w:sz w:val="28"/>
          <w:szCs w:val="28"/>
        </w:rPr>
      </w:pPr>
      <w:r w:rsidRPr="0035384A">
        <w:rPr>
          <w:color w:val="000000" w:themeColor="text1"/>
          <w:sz w:val="28"/>
          <w:szCs w:val="28"/>
        </w:rPr>
        <w:t>Low</w:t>
      </w:r>
      <w:r w:rsidRPr="0035384A">
        <w:rPr>
          <w:color w:val="000000" w:themeColor="text1"/>
          <w:spacing w:val="-3"/>
          <w:sz w:val="28"/>
          <w:szCs w:val="28"/>
        </w:rPr>
        <w:t xml:space="preserve"> </w:t>
      </w:r>
      <w:r w:rsidRPr="0035384A">
        <w:rPr>
          <w:color w:val="000000" w:themeColor="text1"/>
          <w:sz w:val="28"/>
          <w:szCs w:val="28"/>
        </w:rPr>
        <w:t>cost</w:t>
      </w:r>
    </w:p>
    <w:p w14:paraId="256D3DE4" w14:textId="77777777" w:rsidR="001D576D" w:rsidRPr="0035384A" w:rsidRDefault="001D576D" w:rsidP="001D576D">
      <w:pPr>
        <w:pStyle w:val="ListParagraph"/>
        <w:widowControl w:val="0"/>
        <w:numPr>
          <w:ilvl w:val="0"/>
          <w:numId w:val="33"/>
        </w:numPr>
        <w:tabs>
          <w:tab w:val="left" w:pos="875"/>
        </w:tabs>
        <w:autoSpaceDE w:val="0"/>
        <w:autoSpaceDN w:val="0"/>
        <w:spacing w:after="0" w:line="275" w:lineRule="exact"/>
        <w:ind w:hanging="359"/>
        <w:contextualSpacing w:val="0"/>
        <w:rPr>
          <w:color w:val="000000" w:themeColor="text1"/>
          <w:sz w:val="28"/>
          <w:szCs w:val="28"/>
        </w:rPr>
      </w:pPr>
      <w:r w:rsidRPr="0035384A">
        <w:rPr>
          <w:color w:val="000000" w:themeColor="text1"/>
          <w:sz w:val="28"/>
          <w:szCs w:val="28"/>
        </w:rPr>
        <w:t>ESP8266 with inbuilt</w:t>
      </w:r>
      <w:r w:rsidRPr="0035384A">
        <w:rPr>
          <w:color w:val="000000" w:themeColor="text1"/>
          <w:spacing w:val="-3"/>
          <w:sz w:val="28"/>
          <w:szCs w:val="28"/>
        </w:rPr>
        <w:t xml:space="preserve"> </w:t>
      </w:r>
      <w:proofErr w:type="spellStart"/>
      <w:r w:rsidRPr="0035384A">
        <w:rPr>
          <w:color w:val="000000" w:themeColor="text1"/>
          <w:sz w:val="28"/>
          <w:szCs w:val="28"/>
        </w:rPr>
        <w:t>wifi</w:t>
      </w:r>
      <w:proofErr w:type="spellEnd"/>
    </w:p>
    <w:p w14:paraId="6AEC1B9B" w14:textId="77777777" w:rsidR="001D576D" w:rsidRPr="0035384A" w:rsidRDefault="001D576D" w:rsidP="001D576D">
      <w:pPr>
        <w:pStyle w:val="ListParagraph"/>
        <w:widowControl w:val="0"/>
        <w:numPr>
          <w:ilvl w:val="0"/>
          <w:numId w:val="33"/>
        </w:numPr>
        <w:tabs>
          <w:tab w:val="left" w:pos="875"/>
        </w:tabs>
        <w:autoSpaceDE w:val="0"/>
        <w:autoSpaceDN w:val="0"/>
        <w:spacing w:after="0" w:line="275" w:lineRule="exact"/>
        <w:ind w:hanging="359"/>
        <w:contextualSpacing w:val="0"/>
        <w:rPr>
          <w:color w:val="000000" w:themeColor="text1"/>
          <w:sz w:val="28"/>
          <w:szCs w:val="28"/>
        </w:rPr>
      </w:pPr>
      <w:r w:rsidRPr="0035384A">
        <w:rPr>
          <w:color w:val="000000" w:themeColor="text1"/>
          <w:sz w:val="28"/>
          <w:szCs w:val="28"/>
        </w:rPr>
        <w:t>USB to UART converter</w:t>
      </w:r>
    </w:p>
    <w:p w14:paraId="7EEC09F5"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GPIO</w:t>
      </w:r>
      <w:r w:rsidRPr="0035384A">
        <w:rPr>
          <w:color w:val="000000" w:themeColor="text1"/>
          <w:spacing w:val="-2"/>
          <w:sz w:val="28"/>
          <w:szCs w:val="28"/>
        </w:rPr>
        <w:t xml:space="preserve"> </w:t>
      </w:r>
      <w:r w:rsidRPr="0035384A">
        <w:rPr>
          <w:color w:val="000000" w:themeColor="text1"/>
          <w:sz w:val="28"/>
          <w:szCs w:val="28"/>
        </w:rPr>
        <w:t>pins</w:t>
      </w:r>
    </w:p>
    <w:p w14:paraId="4046F790"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Arduino-like hardware</w:t>
      </w:r>
      <w:r w:rsidRPr="0035384A">
        <w:rPr>
          <w:color w:val="000000" w:themeColor="text1"/>
          <w:spacing w:val="-3"/>
          <w:sz w:val="28"/>
          <w:szCs w:val="28"/>
        </w:rPr>
        <w:t xml:space="preserve"> </w:t>
      </w:r>
      <w:r w:rsidRPr="0035384A">
        <w:rPr>
          <w:color w:val="000000" w:themeColor="text1"/>
          <w:sz w:val="28"/>
          <w:szCs w:val="28"/>
        </w:rPr>
        <w:t>IO</w:t>
      </w:r>
    </w:p>
    <w:p w14:paraId="7D941704"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right="703"/>
        <w:contextualSpacing w:val="0"/>
        <w:rPr>
          <w:color w:val="000000" w:themeColor="text1"/>
          <w:sz w:val="28"/>
          <w:szCs w:val="28"/>
        </w:rPr>
      </w:pPr>
      <w:r w:rsidRPr="0035384A">
        <w:rPr>
          <w:color w:val="000000" w:themeColor="text1"/>
          <w:sz w:val="28"/>
          <w:szCs w:val="28"/>
        </w:rPr>
        <w:t>Advanced API for hardware IO, which can dramatically reduce the</w:t>
      </w:r>
      <w:r w:rsidRPr="0035384A">
        <w:rPr>
          <w:color w:val="000000" w:themeColor="text1"/>
          <w:spacing w:val="-30"/>
          <w:sz w:val="28"/>
          <w:szCs w:val="28"/>
        </w:rPr>
        <w:t xml:space="preserve"> </w:t>
      </w:r>
      <w:r w:rsidRPr="0035384A">
        <w:rPr>
          <w:color w:val="000000" w:themeColor="text1"/>
          <w:sz w:val="28"/>
          <w:szCs w:val="28"/>
        </w:rPr>
        <w:t>redundant work for configuring and manipulating</w:t>
      </w:r>
      <w:r w:rsidRPr="0035384A">
        <w:rPr>
          <w:color w:val="000000" w:themeColor="text1"/>
          <w:spacing w:val="-5"/>
          <w:sz w:val="28"/>
          <w:szCs w:val="28"/>
        </w:rPr>
        <w:t xml:space="preserve"> </w:t>
      </w:r>
      <w:r w:rsidRPr="0035384A">
        <w:rPr>
          <w:color w:val="000000" w:themeColor="text1"/>
          <w:sz w:val="28"/>
          <w:szCs w:val="28"/>
        </w:rPr>
        <w:t>hardware.</w:t>
      </w:r>
    </w:p>
    <w:p w14:paraId="3543EE23"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 xml:space="preserve">Code like </w:t>
      </w:r>
      <w:proofErr w:type="spellStart"/>
      <w:r w:rsidRPr="0035384A">
        <w:rPr>
          <w:color w:val="000000" w:themeColor="text1"/>
          <w:sz w:val="28"/>
          <w:szCs w:val="28"/>
        </w:rPr>
        <w:t>arduino</w:t>
      </w:r>
      <w:proofErr w:type="spellEnd"/>
      <w:r w:rsidRPr="0035384A">
        <w:rPr>
          <w:color w:val="000000" w:themeColor="text1"/>
          <w:sz w:val="28"/>
          <w:szCs w:val="28"/>
        </w:rPr>
        <w:t>, but interactively in Lua</w:t>
      </w:r>
      <w:r w:rsidRPr="0035384A">
        <w:rPr>
          <w:color w:val="000000" w:themeColor="text1"/>
          <w:spacing w:val="-7"/>
          <w:sz w:val="28"/>
          <w:szCs w:val="28"/>
        </w:rPr>
        <w:t xml:space="preserve"> </w:t>
      </w:r>
      <w:r w:rsidRPr="0035384A">
        <w:rPr>
          <w:color w:val="000000" w:themeColor="text1"/>
          <w:sz w:val="28"/>
          <w:szCs w:val="28"/>
        </w:rPr>
        <w:t>script.</w:t>
      </w:r>
    </w:p>
    <w:p w14:paraId="0A138DF5" w14:textId="77777777" w:rsidR="001D576D" w:rsidRPr="0035384A" w:rsidRDefault="001D576D" w:rsidP="001D576D">
      <w:pPr>
        <w:pStyle w:val="ListParagraph"/>
        <w:widowControl w:val="0"/>
        <w:numPr>
          <w:ilvl w:val="0"/>
          <w:numId w:val="33"/>
        </w:numPr>
        <w:tabs>
          <w:tab w:val="left" w:pos="875"/>
        </w:tabs>
        <w:autoSpaceDE w:val="0"/>
        <w:autoSpaceDN w:val="0"/>
        <w:spacing w:before="73" w:after="0" w:line="240" w:lineRule="auto"/>
        <w:ind w:hanging="359"/>
        <w:contextualSpacing w:val="0"/>
        <w:rPr>
          <w:color w:val="000000" w:themeColor="text1"/>
          <w:sz w:val="28"/>
          <w:szCs w:val="28"/>
        </w:rPr>
      </w:pPr>
      <w:r w:rsidRPr="0035384A">
        <w:rPr>
          <w:color w:val="000000" w:themeColor="text1"/>
          <w:sz w:val="28"/>
          <w:szCs w:val="28"/>
        </w:rPr>
        <w:t>Nodejs style network</w:t>
      </w:r>
      <w:r w:rsidRPr="0035384A">
        <w:rPr>
          <w:color w:val="000000" w:themeColor="text1"/>
          <w:spacing w:val="-1"/>
          <w:sz w:val="28"/>
          <w:szCs w:val="28"/>
        </w:rPr>
        <w:t xml:space="preserve"> </w:t>
      </w:r>
      <w:r w:rsidRPr="0035384A">
        <w:rPr>
          <w:color w:val="000000" w:themeColor="text1"/>
          <w:sz w:val="28"/>
          <w:szCs w:val="28"/>
        </w:rPr>
        <w:t>API</w:t>
      </w:r>
    </w:p>
    <w:p w14:paraId="2B39B04B"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right="721"/>
        <w:contextualSpacing w:val="0"/>
        <w:rPr>
          <w:color w:val="000000" w:themeColor="text1"/>
          <w:sz w:val="28"/>
          <w:szCs w:val="28"/>
        </w:rPr>
      </w:pPr>
      <w:r w:rsidRPr="0035384A">
        <w:rPr>
          <w:color w:val="000000" w:themeColor="text1"/>
          <w:sz w:val="28"/>
          <w:szCs w:val="28"/>
        </w:rPr>
        <w:t xml:space="preserve">Event-driven API for network </w:t>
      </w:r>
      <w:proofErr w:type="spellStart"/>
      <w:r w:rsidRPr="0035384A">
        <w:rPr>
          <w:color w:val="000000" w:themeColor="text1"/>
          <w:sz w:val="28"/>
          <w:szCs w:val="28"/>
        </w:rPr>
        <w:t>applicaitons</w:t>
      </w:r>
      <w:proofErr w:type="spellEnd"/>
      <w:r w:rsidRPr="0035384A">
        <w:rPr>
          <w:color w:val="000000" w:themeColor="text1"/>
          <w:sz w:val="28"/>
          <w:szCs w:val="28"/>
        </w:rPr>
        <w:t xml:space="preserve">, which </w:t>
      </w:r>
      <w:proofErr w:type="spellStart"/>
      <w:r w:rsidRPr="0035384A">
        <w:rPr>
          <w:color w:val="000000" w:themeColor="text1"/>
          <w:sz w:val="28"/>
          <w:szCs w:val="28"/>
        </w:rPr>
        <w:t>faciliates</w:t>
      </w:r>
      <w:proofErr w:type="spellEnd"/>
      <w:r w:rsidRPr="0035384A">
        <w:rPr>
          <w:color w:val="000000" w:themeColor="text1"/>
          <w:sz w:val="28"/>
          <w:szCs w:val="28"/>
        </w:rPr>
        <w:t xml:space="preserve"> developers</w:t>
      </w:r>
      <w:r w:rsidRPr="0035384A">
        <w:rPr>
          <w:color w:val="000000" w:themeColor="text1"/>
          <w:spacing w:val="-34"/>
          <w:sz w:val="28"/>
          <w:szCs w:val="28"/>
        </w:rPr>
        <w:t xml:space="preserve"> </w:t>
      </w:r>
      <w:r w:rsidRPr="0035384A">
        <w:rPr>
          <w:color w:val="000000" w:themeColor="text1"/>
          <w:sz w:val="28"/>
          <w:szCs w:val="28"/>
        </w:rPr>
        <w:t>writing code running on a 5mm*5mm sized MCU in Nodejs</w:t>
      </w:r>
      <w:r w:rsidRPr="0035384A">
        <w:rPr>
          <w:color w:val="000000" w:themeColor="text1"/>
          <w:spacing w:val="-4"/>
          <w:sz w:val="28"/>
          <w:szCs w:val="28"/>
        </w:rPr>
        <w:t xml:space="preserve"> </w:t>
      </w:r>
      <w:r w:rsidRPr="0035384A">
        <w:rPr>
          <w:color w:val="000000" w:themeColor="text1"/>
          <w:sz w:val="28"/>
          <w:szCs w:val="28"/>
        </w:rPr>
        <w:t>style.</w:t>
      </w:r>
    </w:p>
    <w:p w14:paraId="5F2D013D"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Greatly speed up your IOT application developing</w:t>
      </w:r>
      <w:r w:rsidRPr="0035384A">
        <w:rPr>
          <w:color w:val="000000" w:themeColor="text1"/>
          <w:spacing w:val="-10"/>
          <w:sz w:val="28"/>
          <w:szCs w:val="28"/>
        </w:rPr>
        <w:t xml:space="preserve"> </w:t>
      </w:r>
      <w:r w:rsidRPr="0035384A">
        <w:rPr>
          <w:color w:val="000000" w:themeColor="text1"/>
          <w:sz w:val="28"/>
          <w:szCs w:val="28"/>
        </w:rPr>
        <w:t>process.</w:t>
      </w:r>
    </w:p>
    <w:p w14:paraId="5C9572C0"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z w:val="28"/>
          <w:szCs w:val="28"/>
        </w:rPr>
        <w:t>Lowest cost</w:t>
      </w:r>
      <w:r w:rsidRPr="0035384A">
        <w:rPr>
          <w:color w:val="000000" w:themeColor="text1"/>
          <w:spacing w:val="-7"/>
          <w:sz w:val="28"/>
          <w:szCs w:val="28"/>
        </w:rPr>
        <w:t xml:space="preserve"> </w:t>
      </w:r>
      <w:r w:rsidRPr="0035384A">
        <w:rPr>
          <w:color w:val="000000" w:themeColor="text1"/>
          <w:sz w:val="28"/>
          <w:szCs w:val="28"/>
        </w:rPr>
        <w:t>WI-FI</w:t>
      </w:r>
    </w:p>
    <w:p w14:paraId="6C6017AC" w14:textId="77777777" w:rsidR="001D576D" w:rsidRPr="0035384A" w:rsidRDefault="001D576D" w:rsidP="001D576D">
      <w:pPr>
        <w:pStyle w:val="ListParagraph"/>
        <w:widowControl w:val="0"/>
        <w:numPr>
          <w:ilvl w:val="0"/>
          <w:numId w:val="33"/>
        </w:numPr>
        <w:tabs>
          <w:tab w:val="left" w:pos="875"/>
        </w:tabs>
        <w:autoSpaceDE w:val="0"/>
        <w:autoSpaceDN w:val="0"/>
        <w:spacing w:before="1" w:after="0" w:line="240" w:lineRule="auto"/>
        <w:ind w:right="1435"/>
        <w:contextualSpacing w:val="0"/>
        <w:rPr>
          <w:color w:val="000000" w:themeColor="text1"/>
          <w:sz w:val="28"/>
          <w:szCs w:val="28"/>
        </w:rPr>
      </w:pPr>
      <w:r w:rsidRPr="0035384A">
        <w:rPr>
          <w:color w:val="000000" w:themeColor="text1"/>
          <w:sz w:val="28"/>
          <w:szCs w:val="28"/>
        </w:rPr>
        <w:t xml:space="preserve">Less than $2 WI-FI MCU ESP8266 integrated and </w:t>
      </w:r>
      <w:proofErr w:type="spellStart"/>
      <w:r w:rsidRPr="0035384A">
        <w:rPr>
          <w:color w:val="000000" w:themeColor="text1"/>
          <w:sz w:val="28"/>
          <w:szCs w:val="28"/>
        </w:rPr>
        <w:t>esay</w:t>
      </w:r>
      <w:proofErr w:type="spellEnd"/>
      <w:r w:rsidRPr="0035384A">
        <w:rPr>
          <w:color w:val="000000" w:themeColor="text1"/>
          <w:sz w:val="28"/>
          <w:szCs w:val="28"/>
        </w:rPr>
        <w:t xml:space="preserve"> to prototyping development</w:t>
      </w:r>
      <w:r w:rsidRPr="0035384A">
        <w:rPr>
          <w:color w:val="000000" w:themeColor="text1"/>
          <w:spacing w:val="-3"/>
          <w:sz w:val="28"/>
          <w:szCs w:val="28"/>
        </w:rPr>
        <w:t xml:space="preserve"> </w:t>
      </w:r>
      <w:r w:rsidRPr="0035384A">
        <w:rPr>
          <w:color w:val="000000" w:themeColor="text1"/>
          <w:sz w:val="28"/>
          <w:szCs w:val="28"/>
        </w:rPr>
        <w:t>kit.</w:t>
      </w:r>
    </w:p>
    <w:p w14:paraId="3D791F37" w14:textId="77777777" w:rsidR="001D576D" w:rsidRPr="0035384A" w:rsidRDefault="001D576D" w:rsidP="001D576D">
      <w:pPr>
        <w:pStyle w:val="ListParagraph"/>
        <w:widowControl w:val="0"/>
        <w:numPr>
          <w:ilvl w:val="0"/>
          <w:numId w:val="33"/>
        </w:numPr>
        <w:tabs>
          <w:tab w:val="left" w:pos="875"/>
        </w:tabs>
        <w:autoSpaceDE w:val="0"/>
        <w:autoSpaceDN w:val="0"/>
        <w:spacing w:after="0" w:line="240" w:lineRule="auto"/>
        <w:ind w:hanging="359"/>
        <w:contextualSpacing w:val="0"/>
        <w:rPr>
          <w:color w:val="000000" w:themeColor="text1"/>
          <w:sz w:val="28"/>
          <w:szCs w:val="28"/>
        </w:rPr>
      </w:pPr>
      <w:r w:rsidRPr="0035384A">
        <w:rPr>
          <w:color w:val="000000" w:themeColor="text1"/>
          <w:spacing w:val="3"/>
          <w:sz w:val="28"/>
          <w:szCs w:val="28"/>
        </w:rPr>
        <w:t xml:space="preserve">We </w:t>
      </w:r>
      <w:r w:rsidRPr="0035384A">
        <w:rPr>
          <w:color w:val="000000" w:themeColor="text1"/>
          <w:sz w:val="28"/>
          <w:szCs w:val="28"/>
        </w:rPr>
        <w:t>provide the best platform for IOT application development at the lowest</w:t>
      </w:r>
      <w:r w:rsidRPr="0035384A">
        <w:rPr>
          <w:color w:val="000000" w:themeColor="text1"/>
          <w:spacing w:val="-38"/>
          <w:sz w:val="28"/>
          <w:szCs w:val="28"/>
        </w:rPr>
        <w:t xml:space="preserve"> </w:t>
      </w:r>
      <w:r w:rsidRPr="0035384A">
        <w:rPr>
          <w:color w:val="000000" w:themeColor="text1"/>
          <w:sz w:val="28"/>
          <w:szCs w:val="28"/>
        </w:rPr>
        <w:t>cost.</w:t>
      </w:r>
    </w:p>
    <w:p w14:paraId="6AAF5306" w14:textId="77777777" w:rsidR="001D576D" w:rsidRPr="0035384A" w:rsidRDefault="001D576D" w:rsidP="001D576D">
      <w:pPr>
        <w:pStyle w:val="BodyText"/>
        <w:rPr>
          <w:color w:val="000000" w:themeColor="text1"/>
          <w:sz w:val="28"/>
          <w:szCs w:val="28"/>
        </w:rPr>
      </w:pPr>
    </w:p>
    <w:p w14:paraId="63110969" w14:textId="77777777" w:rsidR="001D576D" w:rsidRPr="0035384A" w:rsidRDefault="001D576D" w:rsidP="001D576D">
      <w:pPr>
        <w:pStyle w:val="BodyText"/>
        <w:spacing w:before="3"/>
        <w:rPr>
          <w:color w:val="000000" w:themeColor="text1"/>
          <w:sz w:val="28"/>
          <w:szCs w:val="28"/>
        </w:rPr>
      </w:pPr>
    </w:p>
    <w:p w14:paraId="1FA2E121" w14:textId="77777777" w:rsidR="001D576D" w:rsidRPr="0035384A" w:rsidRDefault="001D576D" w:rsidP="001D576D">
      <w:pPr>
        <w:pStyle w:val="BodyText"/>
        <w:ind w:left="516" w:right="136"/>
        <w:jc w:val="both"/>
        <w:rPr>
          <w:color w:val="000000" w:themeColor="text1"/>
          <w:sz w:val="28"/>
          <w:szCs w:val="28"/>
        </w:rPr>
      </w:pPr>
      <w:r w:rsidRPr="0035384A">
        <w:rPr>
          <w:color w:val="000000" w:themeColor="text1"/>
          <w:sz w:val="28"/>
          <w:szCs w:val="28"/>
        </w:rPr>
        <w:t>As</w:t>
      </w:r>
      <w:r w:rsidRPr="0035384A">
        <w:rPr>
          <w:color w:val="000000" w:themeColor="text1"/>
          <w:spacing w:val="-6"/>
          <w:sz w:val="28"/>
          <w:szCs w:val="28"/>
        </w:rPr>
        <w:t xml:space="preserve"> </w:t>
      </w:r>
      <w:r w:rsidRPr="0035384A">
        <w:rPr>
          <w:color w:val="000000" w:themeColor="text1"/>
          <w:sz w:val="28"/>
          <w:szCs w:val="28"/>
        </w:rPr>
        <w:t>mentioned</w:t>
      </w:r>
      <w:r w:rsidRPr="0035384A">
        <w:rPr>
          <w:color w:val="000000" w:themeColor="text1"/>
          <w:spacing w:val="-3"/>
          <w:sz w:val="28"/>
          <w:szCs w:val="28"/>
        </w:rPr>
        <w:t xml:space="preserve"> </w:t>
      </w:r>
      <w:r w:rsidRPr="0035384A">
        <w:rPr>
          <w:color w:val="000000" w:themeColor="text1"/>
          <w:sz w:val="28"/>
          <w:szCs w:val="28"/>
        </w:rPr>
        <w:t>above,</w:t>
      </w:r>
      <w:r w:rsidRPr="0035384A">
        <w:rPr>
          <w:color w:val="000000" w:themeColor="text1"/>
          <w:spacing w:val="-3"/>
          <w:sz w:val="28"/>
          <w:szCs w:val="28"/>
        </w:rPr>
        <w:t xml:space="preserve"> </w:t>
      </w:r>
      <w:r w:rsidRPr="0035384A">
        <w:rPr>
          <w:color w:val="000000" w:themeColor="text1"/>
          <w:sz w:val="28"/>
          <w:szCs w:val="28"/>
        </w:rPr>
        <w:t>a</w:t>
      </w:r>
      <w:r w:rsidRPr="0035384A">
        <w:rPr>
          <w:color w:val="000000" w:themeColor="text1"/>
          <w:spacing w:val="-5"/>
          <w:sz w:val="28"/>
          <w:szCs w:val="28"/>
        </w:rPr>
        <w:t xml:space="preserve"> </w:t>
      </w:r>
      <w:r w:rsidRPr="0035384A">
        <w:rPr>
          <w:color w:val="000000" w:themeColor="text1"/>
          <w:sz w:val="28"/>
          <w:szCs w:val="28"/>
        </w:rPr>
        <w:t>cable</w:t>
      </w:r>
      <w:r w:rsidRPr="0035384A">
        <w:rPr>
          <w:color w:val="000000" w:themeColor="text1"/>
          <w:spacing w:val="-5"/>
          <w:sz w:val="28"/>
          <w:szCs w:val="28"/>
        </w:rPr>
        <w:t xml:space="preserve"> </w:t>
      </w:r>
      <w:r w:rsidRPr="0035384A">
        <w:rPr>
          <w:color w:val="000000" w:themeColor="text1"/>
          <w:sz w:val="28"/>
          <w:szCs w:val="28"/>
        </w:rPr>
        <w:t>supporting</w:t>
      </w:r>
      <w:r w:rsidRPr="0035384A">
        <w:rPr>
          <w:color w:val="000000" w:themeColor="text1"/>
          <w:spacing w:val="-3"/>
          <w:sz w:val="28"/>
          <w:szCs w:val="28"/>
        </w:rPr>
        <w:t xml:space="preserve"> </w:t>
      </w:r>
      <w:r w:rsidRPr="0035384A">
        <w:rPr>
          <w:color w:val="000000" w:themeColor="text1"/>
          <w:sz w:val="28"/>
          <w:szCs w:val="28"/>
        </w:rPr>
        <w:t>micro</w:t>
      </w:r>
      <w:r w:rsidRPr="0035384A">
        <w:rPr>
          <w:color w:val="000000" w:themeColor="text1"/>
          <w:spacing w:val="-5"/>
          <w:sz w:val="28"/>
          <w:szCs w:val="28"/>
        </w:rPr>
        <w:t xml:space="preserve"> </w:t>
      </w:r>
      <w:r w:rsidRPr="0035384A">
        <w:rPr>
          <w:color w:val="000000" w:themeColor="text1"/>
          <w:sz w:val="28"/>
          <w:szCs w:val="28"/>
        </w:rPr>
        <w:t>USB</w:t>
      </w:r>
      <w:r w:rsidRPr="0035384A">
        <w:rPr>
          <w:color w:val="000000" w:themeColor="text1"/>
          <w:spacing w:val="-5"/>
          <w:sz w:val="28"/>
          <w:szCs w:val="28"/>
        </w:rPr>
        <w:t xml:space="preserve"> </w:t>
      </w:r>
      <w:r w:rsidRPr="0035384A">
        <w:rPr>
          <w:color w:val="000000" w:themeColor="text1"/>
          <w:sz w:val="28"/>
          <w:szCs w:val="28"/>
        </w:rPr>
        <w:t>port</w:t>
      </w:r>
      <w:r w:rsidRPr="0035384A">
        <w:rPr>
          <w:color w:val="000000" w:themeColor="text1"/>
          <w:spacing w:val="-5"/>
          <w:sz w:val="28"/>
          <w:szCs w:val="28"/>
        </w:rPr>
        <w:t xml:space="preserve"> </w:t>
      </w:r>
      <w:r w:rsidRPr="0035384A">
        <w:rPr>
          <w:color w:val="000000" w:themeColor="text1"/>
          <w:sz w:val="28"/>
          <w:szCs w:val="28"/>
        </w:rPr>
        <w:t>is</w:t>
      </w:r>
      <w:r w:rsidRPr="0035384A">
        <w:rPr>
          <w:color w:val="000000" w:themeColor="text1"/>
          <w:spacing w:val="-2"/>
          <w:sz w:val="28"/>
          <w:szCs w:val="28"/>
        </w:rPr>
        <w:t xml:space="preserve"> </w:t>
      </w:r>
      <w:r w:rsidRPr="0035384A">
        <w:rPr>
          <w:color w:val="000000" w:themeColor="text1"/>
          <w:sz w:val="28"/>
          <w:szCs w:val="28"/>
        </w:rPr>
        <w:t>used</w:t>
      </w:r>
      <w:r w:rsidRPr="0035384A">
        <w:rPr>
          <w:color w:val="000000" w:themeColor="text1"/>
          <w:spacing w:val="-5"/>
          <w:sz w:val="28"/>
          <w:szCs w:val="28"/>
        </w:rPr>
        <w:t xml:space="preserve"> </w:t>
      </w:r>
      <w:r w:rsidRPr="0035384A">
        <w:rPr>
          <w:color w:val="000000" w:themeColor="text1"/>
          <w:sz w:val="28"/>
          <w:szCs w:val="28"/>
        </w:rPr>
        <w:t>to</w:t>
      </w:r>
      <w:r w:rsidRPr="0035384A">
        <w:rPr>
          <w:color w:val="000000" w:themeColor="text1"/>
          <w:spacing w:val="-5"/>
          <w:sz w:val="28"/>
          <w:szCs w:val="28"/>
        </w:rPr>
        <w:t xml:space="preserve"> </w:t>
      </w:r>
      <w:r w:rsidRPr="0035384A">
        <w:rPr>
          <w:color w:val="000000" w:themeColor="text1"/>
          <w:sz w:val="28"/>
          <w:szCs w:val="28"/>
        </w:rPr>
        <w:t>connect</w:t>
      </w:r>
      <w:r w:rsidRPr="0035384A">
        <w:rPr>
          <w:color w:val="000000" w:themeColor="text1"/>
          <w:spacing w:val="-5"/>
          <w:sz w:val="28"/>
          <w:szCs w:val="28"/>
        </w:rPr>
        <w:t xml:space="preserve"> </w:t>
      </w:r>
      <w:r w:rsidRPr="0035384A">
        <w:rPr>
          <w:color w:val="000000" w:themeColor="text1"/>
          <w:sz w:val="28"/>
          <w:szCs w:val="28"/>
        </w:rPr>
        <w:t>the board.</w:t>
      </w:r>
      <w:r w:rsidRPr="0035384A">
        <w:rPr>
          <w:color w:val="000000" w:themeColor="text1"/>
          <w:spacing w:val="-10"/>
          <w:sz w:val="28"/>
          <w:szCs w:val="28"/>
        </w:rPr>
        <w:t xml:space="preserve"> </w:t>
      </w:r>
      <w:r w:rsidRPr="0035384A">
        <w:rPr>
          <w:color w:val="000000" w:themeColor="text1"/>
          <w:sz w:val="28"/>
          <w:szCs w:val="28"/>
        </w:rPr>
        <w:t>As</w:t>
      </w:r>
      <w:r w:rsidRPr="0035384A">
        <w:rPr>
          <w:color w:val="000000" w:themeColor="text1"/>
          <w:spacing w:val="-7"/>
          <w:sz w:val="28"/>
          <w:szCs w:val="28"/>
        </w:rPr>
        <w:t xml:space="preserve"> </w:t>
      </w:r>
      <w:r w:rsidRPr="0035384A">
        <w:rPr>
          <w:color w:val="000000" w:themeColor="text1"/>
          <w:sz w:val="28"/>
          <w:szCs w:val="28"/>
        </w:rPr>
        <w:t>you</w:t>
      </w:r>
      <w:r w:rsidRPr="0035384A">
        <w:rPr>
          <w:color w:val="000000" w:themeColor="text1"/>
          <w:spacing w:val="-9"/>
          <w:sz w:val="28"/>
          <w:szCs w:val="28"/>
        </w:rPr>
        <w:t xml:space="preserve"> </w:t>
      </w:r>
      <w:r w:rsidRPr="0035384A">
        <w:rPr>
          <w:color w:val="000000" w:themeColor="text1"/>
          <w:sz w:val="28"/>
          <w:szCs w:val="28"/>
        </w:rPr>
        <w:t>connect</w:t>
      </w:r>
      <w:r w:rsidRPr="0035384A">
        <w:rPr>
          <w:color w:val="000000" w:themeColor="text1"/>
          <w:spacing w:val="-11"/>
          <w:sz w:val="28"/>
          <w:szCs w:val="28"/>
        </w:rPr>
        <w:t xml:space="preserve"> </w:t>
      </w:r>
      <w:r w:rsidRPr="0035384A">
        <w:rPr>
          <w:color w:val="000000" w:themeColor="text1"/>
          <w:sz w:val="28"/>
          <w:szCs w:val="28"/>
        </w:rPr>
        <w:t>the</w:t>
      </w:r>
      <w:r w:rsidRPr="0035384A">
        <w:rPr>
          <w:color w:val="000000" w:themeColor="text1"/>
          <w:spacing w:val="-9"/>
          <w:sz w:val="28"/>
          <w:szCs w:val="28"/>
        </w:rPr>
        <w:t xml:space="preserve"> </w:t>
      </w:r>
      <w:r w:rsidRPr="0035384A">
        <w:rPr>
          <w:color w:val="000000" w:themeColor="text1"/>
          <w:sz w:val="28"/>
          <w:szCs w:val="28"/>
        </w:rPr>
        <w:t>board</w:t>
      </w:r>
      <w:r w:rsidRPr="0035384A">
        <w:rPr>
          <w:color w:val="000000" w:themeColor="text1"/>
          <w:spacing w:val="-7"/>
          <w:sz w:val="28"/>
          <w:szCs w:val="28"/>
        </w:rPr>
        <w:t xml:space="preserve"> </w:t>
      </w:r>
      <w:r w:rsidRPr="0035384A">
        <w:rPr>
          <w:color w:val="000000" w:themeColor="text1"/>
          <w:sz w:val="28"/>
          <w:szCs w:val="28"/>
        </w:rPr>
        <w:t>with</w:t>
      </w:r>
      <w:r w:rsidRPr="0035384A">
        <w:rPr>
          <w:color w:val="000000" w:themeColor="text1"/>
          <w:spacing w:val="-9"/>
          <w:sz w:val="28"/>
          <w:szCs w:val="28"/>
        </w:rPr>
        <w:t xml:space="preserve"> </w:t>
      </w:r>
      <w:r w:rsidRPr="0035384A">
        <w:rPr>
          <w:color w:val="000000" w:themeColor="text1"/>
          <w:sz w:val="28"/>
          <w:szCs w:val="28"/>
        </w:rPr>
        <w:t>a</w:t>
      </w:r>
      <w:r w:rsidRPr="0035384A">
        <w:rPr>
          <w:color w:val="000000" w:themeColor="text1"/>
          <w:spacing w:val="-9"/>
          <w:sz w:val="28"/>
          <w:szCs w:val="28"/>
        </w:rPr>
        <w:t xml:space="preserve"> </w:t>
      </w:r>
      <w:r w:rsidRPr="0035384A">
        <w:rPr>
          <w:color w:val="000000" w:themeColor="text1"/>
          <w:sz w:val="28"/>
          <w:szCs w:val="28"/>
        </w:rPr>
        <w:t>computer,</w:t>
      </w:r>
      <w:r w:rsidRPr="0035384A">
        <w:rPr>
          <w:color w:val="000000" w:themeColor="text1"/>
          <w:spacing w:val="-9"/>
          <w:sz w:val="28"/>
          <w:szCs w:val="28"/>
        </w:rPr>
        <w:t xml:space="preserve"> </w:t>
      </w:r>
      <w:r w:rsidRPr="0035384A">
        <w:rPr>
          <w:color w:val="000000" w:themeColor="text1"/>
          <w:sz w:val="28"/>
          <w:szCs w:val="28"/>
        </w:rPr>
        <w:t>LED</w:t>
      </w:r>
      <w:r w:rsidRPr="0035384A">
        <w:rPr>
          <w:color w:val="000000" w:themeColor="text1"/>
          <w:spacing w:val="-9"/>
          <w:sz w:val="28"/>
          <w:szCs w:val="28"/>
        </w:rPr>
        <w:t xml:space="preserve"> </w:t>
      </w:r>
      <w:r w:rsidRPr="0035384A">
        <w:rPr>
          <w:color w:val="000000" w:themeColor="text1"/>
          <w:sz w:val="28"/>
          <w:szCs w:val="28"/>
        </w:rPr>
        <w:t>will</w:t>
      </w:r>
      <w:r w:rsidRPr="0035384A">
        <w:rPr>
          <w:color w:val="000000" w:themeColor="text1"/>
          <w:spacing w:val="-11"/>
          <w:sz w:val="28"/>
          <w:szCs w:val="28"/>
        </w:rPr>
        <w:t xml:space="preserve"> </w:t>
      </w:r>
      <w:r w:rsidRPr="0035384A">
        <w:rPr>
          <w:color w:val="000000" w:themeColor="text1"/>
          <w:sz w:val="28"/>
          <w:szCs w:val="28"/>
        </w:rPr>
        <w:t>flash.</w:t>
      </w:r>
      <w:r w:rsidRPr="0035384A">
        <w:rPr>
          <w:color w:val="000000" w:themeColor="text1"/>
          <w:spacing w:val="-9"/>
          <w:sz w:val="28"/>
          <w:szCs w:val="28"/>
        </w:rPr>
        <w:t xml:space="preserve"> </w:t>
      </w:r>
      <w:r w:rsidRPr="0035384A">
        <w:rPr>
          <w:color w:val="000000" w:themeColor="text1"/>
          <w:sz w:val="28"/>
          <w:szCs w:val="28"/>
        </w:rPr>
        <w:t>You</w:t>
      </w:r>
      <w:r w:rsidRPr="0035384A">
        <w:rPr>
          <w:color w:val="000000" w:themeColor="text1"/>
          <w:spacing w:val="-12"/>
          <w:sz w:val="28"/>
          <w:szCs w:val="28"/>
        </w:rPr>
        <w:t xml:space="preserve"> </w:t>
      </w:r>
      <w:r w:rsidRPr="0035384A">
        <w:rPr>
          <w:color w:val="000000" w:themeColor="text1"/>
          <w:sz w:val="28"/>
          <w:szCs w:val="28"/>
        </w:rPr>
        <w:t>may</w:t>
      </w:r>
      <w:r w:rsidRPr="0035384A">
        <w:rPr>
          <w:color w:val="000000" w:themeColor="text1"/>
          <w:spacing w:val="-11"/>
          <w:sz w:val="28"/>
          <w:szCs w:val="28"/>
        </w:rPr>
        <w:t xml:space="preserve"> </w:t>
      </w:r>
      <w:r w:rsidRPr="0035384A">
        <w:rPr>
          <w:color w:val="000000" w:themeColor="text1"/>
          <w:sz w:val="28"/>
          <w:szCs w:val="28"/>
        </w:rPr>
        <w:t xml:space="preserve">need some drivers to be installed on your computer if it fails to detect the </w:t>
      </w:r>
      <w:proofErr w:type="spellStart"/>
      <w:r w:rsidRPr="0035384A">
        <w:rPr>
          <w:color w:val="000000" w:themeColor="text1"/>
          <w:sz w:val="28"/>
          <w:szCs w:val="28"/>
        </w:rPr>
        <w:t>NodeMCU</w:t>
      </w:r>
      <w:proofErr w:type="spellEnd"/>
      <w:r w:rsidRPr="0035384A">
        <w:rPr>
          <w:color w:val="000000" w:themeColor="text1"/>
          <w:sz w:val="28"/>
          <w:szCs w:val="28"/>
        </w:rPr>
        <w:t xml:space="preserve"> board. You can download the driver from </w:t>
      </w:r>
      <w:hyperlink r:id="rId24">
        <w:r w:rsidRPr="0035384A">
          <w:rPr>
            <w:color w:val="000000" w:themeColor="text1"/>
            <w:sz w:val="28"/>
            <w:szCs w:val="28"/>
            <w:u w:val="single"/>
          </w:rPr>
          <w:t>this</w:t>
        </w:r>
        <w:r w:rsidRPr="0035384A">
          <w:rPr>
            <w:color w:val="000000" w:themeColor="text1"/>
            <w:spacing w:val="-2"/>
            <w:sz w:val="28"/>
            <w:szCs w:val="28"/>
          </w:rPr>
          <w:t xml:space="preserve"> </w:t>
        </w:r>
      </w:hyperlink>
      <w:r w:rsidRPr="0035384A">
        <w:rPr>
          <w:color w:val="000000" w:themeColor="text1"/>
          <w:sz w:val="28"/>
          <w:szCs w:val="28"/>
        </w:rPr>
        <w:t>page.</w:t>
      </w:r>
    </w:p>
    <w:p w14:paraId="46A37C9D" w14:textId="77777777" w:rsidR="001D576D" w:rsidRPr="0035384A" w:rsidRDefault="001D576D" w:rsidP="001D576D">
      <w:pPr>
        <w:pStyle w:val="BodyText"/>
        <w:rPr>
          <w:color w:val="000000" w:themeColor="text1"/>
          <w:sz w:val="28"/>
          <w:szCs w:val="28"/>
        </w:rPr>
      </w:pPr>
    </w:p>
    <w:p w14:paraId="08F073C5" w14:textId="77777777" w:rsidR="001D576D" w:rsidRPr="0035384A" w:rsidRDefault="001D576D" w:rsidP="001D576D">
      <w:pPr>
        <w:pStyle w:val="BodyText"/>
        <w:spacing w:before="90"/>
        <w:ind w:left="516" w:right="136"/>
        <w:jc w:val="both"/>
        <w:rPr>
          <w:color w:val="000000" w:themeColor="text1"/>
          <w:sz w:val="28"/>
          <w:szCs w:val="28"/>
        </w:rPr>
      </w:pPr>
      <w:r w:rsidRPr="0035384A">
        <w:rPr>
          <w:b/>
          <w:color w:val="000000" w:themeColor="text1"/>
          <w:sz w:val="28"/>
          <w:szCs w:val="28"/>
        </w:rPr>
        <w:t>Note:</w:t>
      </w:r>
      <w:r w:rsidRPr="0035384A">
        <w:rPr>
          <w:b/>
          <w:color w:val="000000" w:themeColor="text1"/>
          <w:spacing w:val="-3"/>
          <w:sz w:val="28"/>
          <w:szCs w:val="28"/>
        </w:rPr>
        <w:t xml:space="preserve"> </w:t>
      </w:r>
      <w:r w:rsidRPr="0035384A">
        <w:rPr>
          <w:color w:val="000000" w:themeColor="text1"/>
          <w:sz w:val="28"/>
          <w:szCs w:val="28"/>
        </w:rPr>
        <w:t>We</w:t>
      </w:r>
      <w:r w:rsidRPr="0035384A">
        <w:rPr>
          <w:color w:val="000000" w:themeColor="text1"/>
          <w:spacing w:val="-19"/>
          <w:sz w:val="28"/>
          <w:szCs w:val="28"/>
        </w:rPr>
        <w:t xml:space="preserve"> </w:t>
      </w:r>
      <w:r w:rsidRPr="0035384A">
        <w:rPr>
          <w:color w:val="000000" w:themeColor="text1"/>
          <w:sz w:val="28"/>
          <w:szCs w:val="28"/>
        </w:rPr>
        <w:t>use</w:t>
      </w:r>
      <w:r w:rsidRPr="0035384A">
        <w:rPr>
          <w:color w:val="000000" w:themeColor="text1"/>
          <w:spacing w:val="-2"/>
          <w:sz w:val="28"/>
          <w:szCs w:val="28"/>
        </w:rPr>
        <w:t xml:space="preserve"> </w:t>
      </w:r>
      <w:hyperlink r:id="rId25">
        <w:r w:rsidRPr="0035384A">
          <w:rPr>
            <w:color w:val="000000" w:themeColor="text1"/>
            <w:sz w:val="28"/>
            <w:szCs w:val="28"/>
            <w:u w:val="single"/>
          </w:rPr>
          <w:t>Arduino</w:t>
        </w:r>
        <w:r w:rsidRPr="0035384A">
          <w:rPr>
            <w:color w:val="000000" w:themeColor="text1"/>
            <w:spacing w:val="-19"/>
            <w:sz w:val="28"/>
            <w:szCs w:val="28"/>
            <w:u w:val="single"/>
          </w:rPr>
          <w:t xml:space="preserve"> </w:t>
        </w:r>
        <w:r w:rsidRPr="0035384A">
          <w:rPr>
            <w:color w:val="000000" w:themeColor="text1"/>
            <w:sz w:val="28"/>
            <w:szCs w:val="28"/>
            <w:u w:val="single"/>
          </w:rPr>
          <w:t>IDE</w:t>
        </w:r>
        <w:r w:rsidRPr="0035384A">
          <w:rPr>
            <w:color w:val="000000" w:themeColor="text1"/>
            <w:spacing w:val="-1"/>
            <w:sz w:val="28"/>
            <w:szCs w:val="28"/>
          </w:rPr>
          <w:t xml:space="preserve"> </w:t>
        </w:r>
      </w:hyperlink>
      <w:r w:rsidRPr="0035384A">
        <w:rPr>
          <w:color w:val="000000" w:themeColor="text1"/>
          <w:sz w:val="28"/>
          <w:szCs w:val="28"/>
        </w:rPr>
        <w:t>software</w:t>
      </w:r>
      <w:r w:rsidRPr="0035384A">
        <w:rPr>
          <w:color w:val="000000" w:themeColor="text1"/>
          <w:spacing w:val="-19"/>
          <w:sz w:val="28"/>
          <w:szCs w:val="28"/>
        </w:rPr>
        <w:t xml:space="preserve"> </w:t>
      </w:r>
      <w:r w:rsidRPr="0035384A">
        <w:rPr>
          <w:color w:val="000000" w:themeColor="text1"/>
          <w:sz w:val="28"/>
          <w:szCs w:val="28"/>
        </w:rPr>
        <w:t>for</w:t>
      </w:r>
      <w:r w:rsidRPr="0035384A">
        <w:rPr>
          <w:color w:val="000000" w:themeColor="text1"/>
          <w:spacing w:val="-18"/>
          <w:sz w:val="28"/>
          <w:szCs w:val="28"/>
        </w:rPr>
        <w:t xml:space="preserve"> </w:t>
      </w:r>
      <w:r w:rsidRPr="0035384A">
        <w:rPr>
          <w:color w:val="000000" w:themeColor="text1"/>
          <w:sz w:val="28"/>
          <w:szCs w:val="28"/>
        </w:rPr>
        <w:t>programming</w:t>
      </w:r>
      <w:r w:rsidRPr="0035384A">
        <w:rPr>
          <w:color w:val="000000" w:themeColor="text1"/>
          <w:spacing w:val="-19"/>
          <w:sz w:val="28"/>
          <w:szCs w:val="28"/>
        </w:rPr>
        <w:t xml:space="preserve"> </w:t>
      </w:r>
      <w:r w:rsidRPr="0035384A">
        <w:rPr>
          <w:color w:val="000000" w:themeColor="text1"/>
          <w:sz w:val="28"/>
          <w:szCs w:val="28"/>
        </w:rPr>
        <w:t>this</w:t>
      </w:r>
      <w:r w:rsidRPr="0035384A">
        <w:rPr>
          <w:color w:val="000000" w:themeColor="text1"/>
          <w:spacing w:val="-19"/>
          <w:sz w:val="28"/>
          <w:szCs w:val="28"/>
        </w:rPr>
        <w:t xml:space="preserve"> </w:t>
      </w:r>
      <w:r w:rsidRPr="0035384A">
        <w:rPr>
          <w:color w:val="000000" w:themeColor="text1"/>
          <w:sz w:val="28"/>
          <w:szCs w:val="28"/>
        </w:rPr>
        <w:t>module.</w:t>
      </w:r>
      <w:r w:rsidRPr="0035384A">
        <w:rPr>
          <w:color w:val="000000" w:themeColor="text1"/>
          <w:spacing w:val="-19"/>
          <w:sz w:val="28"/>
          <w:szCs w:val="28"/>
        </w:rPr>
        <w:t xml:space="preserve"> </w:t>
      </w:r>
      <w:r w:rsidRPr="0035384A">
        <w:rPr>
          <w:color w:val="000000" w:themeColor="text1"/>
          <w:sz w:val="28"/>
          <w:szCs w:val="28"/>
        </w:rPr>
        <w:t>It</w:t>
      </w:r>
      <w:r w:rsidRPr="0035384A">
        <w:rPr>
          <w:color w:val="000000" w:themeColor="text1"/>
          <w:spacing w:val="-19"/>
          <w:sz w:val="28"/>
          <w:szCs w:val="28"/>
        </w:rPr>
        <w:t xml:space="preserve"> </w:t>
      </w:r>
      <w:r w:rsidRPr="0035384A">
        <w:rPr>
          <w:color w:val="000000" w:themeColor="text1"/>
          <w:sz w:val="28"/>
          <w:szCs w:val="28"/>
        </w:rPr>
        <w:t>is</w:t>
      </w:r>
      <w:r w:rsidRPr="0035384A">
        <w:rPr>
          <w:color w:val="000000" w:themeColor="text1"/>
          <w:spacing w:val="-19"/>
          <w:sz w:val="28"/>
          <w:szCs w:val="28"/>
        </w:rPr>
        <w:t xml:space="preserve"> </w:t>
      </w:r>
      <w:r w:rsidRPr="0035384A">
        <w:rPr>
          <w:color w:val="000000" w:themeColor="text1"/>
          <w:sz w:val="28"/>
          <w:szCs w:val="28"/>
        </w:rPr>
        <w:t>important to note that the pin configuration appearing on the board is different from the configuration we use to program the board on the software i.e. when we write code</w:t>
      </w:r>
      <w:r w:rsidRPr="0035384A">
        <w:rPr>
          <w:color w:val="000000" w:themeColor="text1"/>
          <w:spacing w:val="-9"/>
          <w:sz w:val="28"/>
          <w:szCs w:val="28"/>
        </w:rPr>
        <w:t xml:space="preserve"> </w:t>
      </w:r>
      <w:r w:rsidRPr="0035384A">
        <w:rPr>
          <w:color w:val="000000" w:themeColor="text1"/>
          <w:sz w:val="28"/>
          <w:szCs w:val="28"/>
        </w:rPr>
        <w:t>for</w:t>
      </w:r>
      <w:r w:rsidRPr="0035384A">
        <w:rPr>
          <w:color w:val="000000" w:themeColor="text1"/>
          <w:spacing w:val="-8"/>
          <w:sz w:val="28"/>
          <w:szCs w:val="28"/>
        </w:rPr>
        <w:t xml:space="preserve"> </w:t>
      </w:r>
      <w:r w:rsidRPr="0035384A">
        <w:rPr>
          <w:color w:val="000000" w:themeColor="text1"/>
          <w:sz w:val="28"/>
          <w:szCs w:val="28"/>
        </w:rPr>
        <w:t>targeting</w:t>
      </w:r>
      <w:r w:rsidRPr="0035384A">
        <w:rPr>
          <w:color w:val="000000" w:themeColor="text1"/>
          <w:spacing w:val="-8"/>
          <w:sz w:val="28"/>
          <w:szCs w:val="28"/>
        </w:rPr>
        <w:t xml:space="preserve"> </w:t>
      </w:r>
      <w:r w:rsidRPr="0035384A">
        <w:rPr>
          <w:color w:val="000000" w:themeColor="text1"/>
          <w:sz w:val="28"/>
          <w:szCs w:val="28"/>
        </w:rPr>
        <w:t>pin</w:t>
      </w:r>
      <w:r w:rsidRPr="0035384A">
        <w:rPr>
          <w:color w:val="000000" w:themeColor="text1"/>
          <w:spacing w:val="-6"/>
          <w:sz w:val="28"/>
          <w:szCs w:val="28"/>
        </w:rPr>
        <w:t xml:space="preserve"> </w:t>
      </w:r>
      <w:r w:rsidRPr="0035384A">
        <w:rPr>
          <w:color w:val="000000" w:themeColor="text1"/>
          <w:sz w:val="28"/>
          <w:szCs w:val="28"/>
        </w:rPr>
        <w:t>16</w:t>
      </w:r>
      <w:r w:rsidRPr="0035384A">
        <w:rPr>
          <w:color w:val="000000" w:themeColor="text1"/>
          <w:spacing w:val="-8"/>
          <w:sz w:val="28"/>
          <w:szCs w:val="28"/>
        </w:rPr>
        <w:t xml:space="preserve"> </w:t>
      </w:r>
      <w:r w:rsidRPr="0035384A">
        <w:rPr>
          <w:color w:val="000000" w:themeColor="text1"/>
          <w:sz w:val="28"/>
          <w:szCs w:val="28"/>
        </w:rPr>
        <w:t>on</w:t>
      </w:r>
      <w:r w:rsidRPr="0035384A">
        <w:rPr>
          <w:color w:val="000000" w:themeColor="text1"/>
          <w:spacing w:val="-8"/>
          <w:sz w:val="28"/>
          <w:szCs w:val="28"/>
        </w:rPr>
        <w:t xml:space="preserve"> </w:t>
      </w:r>
      <w:r w:rsidRPr="0035384A">
        <w:rPr>
          <w:color w:val="000000" w:themeColor="text1"/>
          <w:sz w:val="28"/>
          <w:szCs w:val="28"/>
        </w:rPr>
        <w:t>the</w:t>
      </w:r>
      <w:r w:rsidRPr="0035384A">
        <w:rPr>
          <w:color w:val="000000" w:themeColor="text1"/>
          <w:spacing w:val="-8"/>
          <w:sz w:val="28"/>
          <w:szCs w:val="28"/>
        </w:rPr>
        <w:t xml:space="preserve"> </w:t>
      </w:r>
      <w:r w:rsidRPr="0035384A">
        <w:rPr>
          <w:color w:val="000000" w:themeColor="text1"/>
          <w:sz w:val="28"/>
          <w:szCs w:val="28"/>
        </w:rPr>
        <w:t>Arduino</w:t>
      </w:r>
      <w:r w:rsidRPr="0035384A">
        <w:rPr>
          <w:color w:val="000000" w:themeColor="text1"/>
          <w:spacing w:val="-6"/>
          <w:sz w:val="28"/>
          <w:szCs w:val="28"/>
        </w:rPr>
        <w:t xml:space="preserve"> </w:t>
      </w:r>
      <w:r w:rsidRPr="0035384A">
        <w:rPr>
          <w:color w:val="000000" w:themeColor="text1"/>
          <w:sz w:val="28"/>
          <w:szCs w:val="28"/>
        </w:rPr>
        <w:t>IDE,</w:t>
      </w:r>
      <w:r w:rsidRPr="0035384A">
        <w:rPr>
          <w:color w:val="000000" w:themeColor="text1"/>
          <w:spacing w:val="-8"/>
          <w:sz w:val="28"/>
          <w:szCs w:val="28"/>
        </w:rPr>
        <w:t xml:space="preserve"> </w:t>
      </w:r>
      <w:r w:rsidRPr="0035384A">
        <w:rPr>
          <w:color w:val="000000" w:themeColor="text1"/>
          <w:sz w:val="28"/>
          <w:szCs w:val="28"/>
        </w:rPr>
        <w:t>it</w:t>
      </w:r>
      <w:r w:rsidRPr="0035384A">
        <w:rPr>
          <w:color w:val="000000" w:themeColor="text1"/>
          <w:spacing w:val="-6"/>
          <w:sz w:val="28"/>
          <w:szCs w:val="28"/>
        </w:rPr>
        <w:t xml:space="preserve"> </w:t>
      </w:r>
      <w:r w:rsidRPr="0035384A">
        <w:rPr>
          <w:color w:val="000000" w:themeColor="text1"/>
          <w:sz w:val="28"/>
          <w:szCs w:val="28"/>
        </w:rPr>
        <w:t>will</w:t>
      </w:r>
      <w:r w:rsidRPr="0035384A">
        <w:rPr>
          <w:color w:val="000000" w:themeColor="text1"/>
          <w:spacing w:val="-8"/>
          <w:sz w:val="28"/>
          <w:szCs w:val="28"/>
        </w:rPr>
        <w:t xml:space="preserve"> </w:t>
      </w:r>
      <w:r w:rsidRPr="0035384A">
        <w:rPr>
          <w:color w:val="000000" w:themeColor="text1"/>
          <w:sz w:val="28"/>
          <w:szCs w:val="28"/>
        </w:rPr>
        <w:t>actually</w:t>
      </w:r>
      <w:r w:rsidRPr="0035384A">
        <w:rPr>
          <w:color w:val="000000" w:themeColor="text1"/>
          <w:spacing w:val="-8"/>
          <w:sz w:val="28"/>
          <w:szCs w:val="28"/>
        </w:rPr>
        <w:t xml:space="preserve"> </w:t>
      </w:r>
      <w:r w:rsidRPr="0035384A">
        <w:rPr>
          <w:color w:val="000000" w:themeColor="text1"/>
          <w:sz w:val="28"/>
          <w:szCs w:val="28"/>
        </w:rPr>
        <w:t>help</w:t>
      </w:r>
      <w:r w:rsidRPr="0035384A">
        <w:rPr>
          <w:color w:val="000000" w:themeColor="text1"/>
          <w:spacing w:val="-6"/>
          <w:sz w:val="28"/>
          <w:szCs w:val="28"/>
        </w:rPr>
        <w:t xml:space="preserve"> </w:t>
      </w:r>
      <w:r w:rsidRPr="0035384A">
        <w:rPr>
          <w:color w:val="000000" w:themeColor="text1"/>
          <w:sz w:val="28"/>
          <w:szCs w:val="28"/>
        </w:rPr>
        <w:t>is</w:t>
      </w:r>
      <w:r w:rsidRPr="0035384A">
        <w:rPr>
          <w:color w:val="000000" w:themeColor="text1"/>
          <w:spacing w:val="-8"/>
          <w:sz w:val="28"/>
          <w:szCs w:val="28"/>
        </w:rPr>
        <w:t xml:space="preserve"> </w:t>
      </w:r>
      <w:r w:rsidRPr="0035384A">
        <w:rPr>
          <w:color w:val="000000" w:themeColor="text1"/>
          <w:sz w:val="28"/>
          <w:szCs w:val="28"/>
        </w:rPr>
        <w:t>laying</w:t>
      </w:r>
      <w:r w:rsidRPr="0035384A">
        <w:rPr>
          <w:color w:val="000000" w:themeColor="text1"/>
          <w:spacing w:val="-8"/>
          <w:sz w:val="28"/>
          <w:szCs w:val="28"/>
        </w:rPr>
        <w:t xml:space="preserve"> </w:t>
      </w:r>
      <w:r w:rsidRPr="0035384A">
        <w:rPr>
          <w:color w:val="000000" w:themeColor="text1"/>
          <w:sz w:val="28"/>
          <w:szCs w:val="28"/>
        </w:rPr>
        <w:t>out</w:t>
      </w:r>
      <w:r w:rsidRPr="0035384A">
        <w:rPr>
          <w:color w:val="000000" w:themeColor="text1"/>
          <w:spacing w:val="-8"/>
          <w:sz w:val="28"/>
          <w:szCs w:val="28"/>
        </w:rPr>
        <w:t xml:space="preserve"> </w:t>
      </w:r>
      <w:r w:rsidRPr="0035384A">
        <w:rPr>
          <w:color w:val="000000" w:themeColor="text1"/>
          <w:sz w:val="28"/>
          <w:szCs w:val="28"/>
        </w:rPr>
        <w:t>the communication with the D0 pin on the</w:t>
      </w:r>
      <w:r w:rsidRPr="0035384A">
        <w:rPr>
          <w:color w:val="000000" w:themeColor="text1"/>
          <w:spacing w:val="-3"/>
          <w:sz w:val="28"/>
          <w:szCs w:val="28"/>
        </w:rPr>
        <w:t xml:space="preserve"> </w:t>
      </w:r>
      <w:r w:rsidRPr="0035384A">
        <w:rPr>
          <w:color w:val="000000" w:themeColor="text1"/>
          <w:sz w:val="28"/>
          <w:szCs w:val="28"/>
        </w:rPr>
        <w:t>module.</w:t>
      </w:r>
    </w:p>
    <w:p w14:paraId="0B961327" w14:textId="77777777" w:rsidR="001D576D" w:rsidRPr="0035384A" w:rsidRDefault="001D576D" w:rsidP="001D576D">
      <w:pPr>
        <w:pStyle w:val="BodyText"/>
        <w:spacing w:before="3"/>
        <w:ind w:left="516"/>
        <w:jc w:val="both"/>
        <w:rPr>
          <w:color w:val="000000" w:themeColor="text1"/>
          <w:sz w:val="28"/>
          <w:szCs w:val="28"/>
        </w:rPr>
      </w:pPr>
      <w:r w:rsidRPr="0035384A">
        <w:rPr>
          <w:color w:val="000000" w:themeColor="text1"/>
          <w:sz w:val="28"/>
          <w:szCs w:val="28"/>
        </w:rPr>
        <w:t>Following figure the shows the pin configuration to use in Arduino IDE.</w:t>
      </w:r>
    </w:p>
    <w:p w14:paraId="176976B1" w14:textId="77777777" w:rsidR="001D576D" w:rsidRPr="0035384A" w:rsidRDefault="001D576D" w:rsidP="001D576D">
      <w:pPr>
        <w:pStyle w:val="BodyText"/>
        <w:rPr>
          <w:color w:val="000000" w:themeColor="text1"/>
          <w:sz w:val="28"/>
          <w:szCs w:val="28"/>
        </w:rPr>
      </w:pPr>
    </w:p>
    <w:p w14:paraId="43FB2EA1" w14:textId="77777777" w:rsidR="001D576D" w:rsidRPr="0035384A" w:rsidRDefault="001D576D" w:rsidP="001D576D">
      <w:pPr>
        <w:pStyle w:val="BodyText"/>
        <w:spacing w:before="8"/>
        <w:rPr>
          <w:color w:val="000000" w:themeColor="text1"/>
          <w:sz w:val="28"/>
          <w:szCs w:val="28"/>
        </w:rPr>
      </w:pPr>
    </w:p>
    <w:p w14:paraId="1638B786" w14:textId="77777777" w:rsidR="001D576D" w:rsidRPr="0035384A" w:rsidRDefault="001D576D" w:rsidP="001D576D">
      <w:pPr>
        <w:pStyle w:val="BodyText"/>
        <w:rPr>
          <w:color w:val="000000" w:themeColor="text1"/>
          <w:sz w:val="28"/>
          <w:szCs w:val="28"/>
        </w:rPr>
      </w:pPr>
      <w:r w:rsidRPr="0035384A">
        <w:rPr>
          <w:noProof/>
          <w:color w:val="000000" w:themeColor="text1"/>
          <w:sz w:val="28"/>
          <w:szCs w:val="28"/>
        </w:rPr>
        <w:drawing>
          <wp:anchor distT="0" distB="0" distL="0" distR="0" simplePos="0" relativeHeight="251661312" behindDoc="0" locked="0" layoutInCell="1" allowOverlap="1" wp14:anchorId="4A6FE725" wp14:editId="42034EC8">
            <wp:simplePos x="0" y="0"/>
            <wp:positionH relativeFrom="page">
              <wp:posOffset>2600325</wp:posOffset>
            </wp:positionH>
            <wp:positionV relativeFrom="paragraph">
              <wp:posOffset>208280</wp:posOffset>
            </wp:positionV>
            <wp:extent cx="2385060" cy="2381250"/>
            <wp:effectExtent l="0" t="0" r="0" b="0"/>
            <wp:wrapTopAndBottom/>
            <wp:docPr id="32" name="image8.jpeg" descr="https://i1.wp.com/henrysbench.capnfatz.com/wp-content/uploads/2016/12/Lolin-Node-MCU-IO-Pin-Map-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6" cstate="print"/>
                    <a:stretch>
                      <a:fillRect/>
                    </a:stretch>
                  </pic:blipFill>
                  <pic:spPr>
                    <a:xfrm>
                      <a:off x="0" y="0"/>
                      <a:ext cx="2385060" cy="2381250"/>
                    </a:xfrm>
                    <a:prstGeom prst="rect">
                      <a:avLst/>
                    </a:prstGeom>
                  </pic:spPr>
                </pic:pic>
              </a:graphicData>
            </a:graphic>
            <wp14:sizeRelH relativeFrom="margin">
              <wp14:pctWidth>0</wp14:pctWidth>
            </wp14:sizeRelH>
            <wp14:sizeRelV relativeFrom="margin">
              <wp14:pctHeight>0</wp14:pctHeight>
            </wp14:sizeRelV>
          </wp:anchor>
        </w:drawing>
      </w:r>
    </w:p>
    <w:p w14:paraId="18E54BC6" w14:textId="77777777" w:rsidR="001D576D" w:rsidRPr="0035384A" w:rsidRDefault="001D576D" w:rsidP="001D576D">
      <w:pPr>
        <w:pStyle w:val="BodyText"/>
        <w:rPr>
          <w:color w:val="000000" w:themeColor="text1"/>
          <w:sz w:val="28"/>
          <w:szCs w:val="28"/>
        </w:rPr>
      </w:pPr>
    </w:p>
    <w:p w14:paraId="2F98B855" w14:textId="77777777" w:rsidR="001D576D" w:rsidRPr="0035384A" w:rsidRDefault="001D576D" w:rsidP="001D576D">
      <w:pPr>
        <w:pStyle w:val="BodyText"/>
        <w:spacing w:before="9"/>
        <w:rPr>
          <w:color w:val="000000" w:themeColor="text1"/>
          <w:sz w:val="28"/>
          <w:szCs w:val="28"/>
        </w:rPr>
      </w:pPr>
    </w:p>
    <w:p w14:paraId="10E460B6" w14:textId="77777777" w:rsidR="001D576D" w:rsidRPr="0035384A" w:rsidRDefault="001D576D" w:rsidP="001D576D">
      <w:pPr>
        <w:pStyle w:val="Heading2"/>
        <w:rPr>
          <w:color w:val="000000" w:themeColor="text1"/>
        </w:rPr>
      </w:pPr>
      <w:r w:rsidRPr="0035384A">
        <w:rPr>
          <w:color w:val="000000" w:themeColor="text1"/>
        </w:rPr>
        <w:t xml:space="preserve">How to Power </w:t>
      </w:r>
      <w:proofErr w:type="spellStart"/>
      <w:r w:rsidRPr="0035384A">
        <w:rPr>
          <w:color w:val="000000" w:themeColor="text1"/>
        </w:rPr>
        <w:t>NodeMCU</w:t>
      </w:r>
      <w:proofErr w:type="spellEnd"/>
      <w:r w:rsidRPr="0035384A">
        <w:rPr>
          <w:color w:val="000000" w:themeColor="text1"/>
        </w:rPr>
        <w:t xml:space="preserve"> V3</w:t>
      </w:r>
    </w:p>
    <w:p w14:paraId="245ED2B4" w14:textId="77777777" w:rsidR="001D576D" w:rsidRPr="0035384A" w:rsidRDefault="001D576D" w:rsidP="001D576D">
      <w:pPr>
        <w:pStyle w:val="BodyText"/>
        <w:spacing w:before="3"/>
        <w:rPr>
          <w:b/>
          <w:color w:val="000000" w:themeColor="text1"/>
          <w:sz w:val="28"/>
          <w:szCs w:val="28"/>
        </w:rPr>
      </w:pPr>
    </w:p>
    <w:p w14:paraId="64C5F9C9" w14:textId="77777777" w:rsidR="001D576D" w:rsidRPr="0035384A" w:rsidRDefault="001D576D" w:rsidP="001D576D">
      <w:pPr>
        <w:pStyle w:val="BodyText"/>
        <w:ind w:left="516" w:right="142"/>
        <w:jc w:val="both"/>
        <w:rPr>
          <w:color w:val="000000" w:themeColor="text1"/>
          <w:sz w:val="28"/>
          <w:szCs w:val="28"/>
        </w:rPr>
      </w:pPr>
      <w:r w:rsidRPr="0035384A">
        <w:rPr>
          <w:color w:val="000000" w:themeColor="text1"/>
          <w:sz w:val="28"/>
          <w:szCs w:val="28"/>
        </w:rPr>
        <w:t>We can see from the pinout image above, there are five ground pins and three 3V3 pins on the board. The board can be powered up using the following three ways.</w:t>
      </w:r>
    </w:p>
    <w:p w14:paraId="1A0C8F47" w14:textId="77777777" w:rsidR="001D576D" w:rsidRPr="0035384A" w:rsidRDefault="001D576D" w:rsidP="001D576D">
      <w:pPr>
        <w:pStyle w:val="BodyText"/>
        <w:spacing w:before="73" w:line="242" w:lineRule="auto"/>
        <w:ind w:left="516" w:right="140"/>
        <w:jc w:val="both"/>
        <w:rPr>
          <w:color w:val="000000" w:themeColor="text1"/>
          <w:sz w:val="28"/>
          <w:szCs w:val="28"/>
        </w:rPr>
      </w:pPr>
      <w:r w:rsidRPr="0035384A">
        <w:rPr>
          <w:b/>
          <w:color w:val="000000" w:themeColor="text1"/>
          <w:sz w:val="28"/>
          <w:szCs w:val="28"/>
        </w:rPr>
        <w:t>USB</w:t>
      </w:r>
      <w:r w:rsidRPr="0035384A">
        <w:rPr>
          <w:b/>
          <w:color w:val="000000" w:themeColor="text1"/>
          <w:spacing w:val="-14"/>
          <w:sz w:val="28"/>
          <w:szCs w:val="28"/>
        </w:rPr>
        <w:t xml:space="preserve"> </w:t>
      </w:r>
      <w:r w:rsidRPr="0035384A">
        <w:rPr>
          <w:b/>
          <w:color w:val="000000" w:themeColor="text1"/>
          <w:sz w:val="28"/>
          <w:szCs w:val="28"/>
        </w:rPr>
        <w:t>Power.</w:t>
      </w:r>
      <w:r w:rsidRPr="0035384A">
        <w:rPr>
          <w:b/>
          <w:color w:val="000000" w:themeColor="text1"/>
          <w:spacing w:val="-2"/>
          <w:sz w:val="28"/>
          <w:szCs w:val="28"/>
        </w:rPr>
        <w:t xml:space="preserve"> </w:t>
      </w:r>
      <w:r w:rsidRPr="0035384A">
        <w:rPr>
          <w:color w:val="000000" w:themeColor="text1"/>
          <w:sz w:val="28"/>
          <w:szCs w:val="28"/>
        </w:rPr>
        <w:t>It</w:t>
      </w:r>
      <w:r w:rsidRPr="0035384A">
        <w:rPr>
          <w:color w:val="000000" w:themeColor="text1"/>
          <w:spacing w:val="-14"/>
          <w:sz w:val="28"/>
          <w:szCs w:val="28"/>
        </w:rPr>
        <w:t xml:space="preserve"> </w:t>
      </w:r>
      <w:r w:rsidRPr="0035384A">
        <w:rPr>
          <w:color w:val="000000" w:themeColor="text1"/>
          <w:sz w:val="28"/>
          <w:szCs w:val="28"/>
        </w:rPr>
        <w:t>proves</w:t>
      </w:r>
      <w:r w:rsidRPr="0035384A">
        <w:rPr>
          <w:color w:val="000000" w:themeColor="text1"/>
          <w:spacing w:val="-13"/>
          <w:sz w:val="28"/>
          <w:szCs w:val="28"/>
        </w:rPr>
        <w:t xml:space="preserve"> </w:t>
      </w:r>
      <w:r w:rsidRPr="0035384A">
        <w:rPr>
          <w:color w:val="000000" w:themeColor="text1"/>
          <w:sz w:val="28"/>
          <w:szCs w:val="28"/>
        </w:rPr>
        <w:t>to</w:t>
      </w:r>
      <w:r w:rsidRPr="0035384A">
        <w:rPr>
          <w:color w:val="000000" w:themeColor="text1"/>
          <w:spacing w:val="-12"/>
          <w:sz w:val="28"/>
          <w:szCs w:val="28"/>
        </w:rPr>
        <w:t xml:space="preserve"> </w:t>
      </w:r>
      <w:r w:rsidRPr="0035384A">
        <w:rPr>
          <w:color w:val="000000" w:themeColor="text1"/>
          <w:sz w:val="28"/>
          <w:szCs w:val="28"/>
        </w:rPr>
        <w:t>an</w:t>
      </w:r>
      <w:r w:rsidRPr="0035384A">
        <w:rPr>
          <w:color w:val="000000" w:themeColor="text1"/>
          <w:spacing w:val="-14"/>
          <w:sz w:val="28"/>
          <w:szCs w:val="28"/>
        </w:rPr>
        <w:t xml:space="preserve"> </w:t>
      </w:r>
      <w:r w:rsidRPr="0035384A">
        <w:rPr>
          <w:color w:val="000000" w:themeColor="text1"/>
          <w:sz w:val="28"/>
          <w:szCs w:val="28"/>
        </w:rPr>
        <w:t>ideal</w:t>
      </w:r>
      <w:r w:rsidRPr="0035384A">
        <w:rPr>
          <w:color w:val="000000" w:themeColor="text1"/>
          <w:spacing w:val="-10"/>
          <w:sz w:val="28"/>
          <w:szCs w:val="28"/>
        </w:rPr>
        <w:t xml:space="preserve"> </w:t>
      </w:r>
      <w:r w:rsidRPr="0035384A">
        <w:rPr>
          <w:color w:val="000000" w:themeColor="text1"/>
          <w:sz w:val="28"/>
          <w:szCs w:val="28"/>
        </w:rPr>
        <w:t>choice</w:t>
      </w:r>
      <w:r w:rsidRPr="0035384A">
        <w:rPr>
          <w:color w:val="000000" w:themeColor="text1"/>
          <w:spacing w:val="-13"/>
          <w:sz w:val="28"/>
          <w:szCs w:val="28"/>
        </w:rPr>
        <w:t xml:space="preserve"> </w:t>
      </w:r>
      <w:r w:rsidRPr="0035384A">
        <w:rPr>
          <w:color w:val="000000" w:themeColor="text1"/>
          <w:sz w:val="28"/>
          <w:szCs w:val="28"/>
        </w:rPr>
        <w:t>for</w:t>
      </w:r>
      <w:r w:rsidRPr="0035384A">
        <w:rPr>
          <w:color w:val="000000" w:themeColor="text1"/>
          <w:spacing w:val="-14"/>
          <w:sz w:val="28"/>
          <w:szCs w:val="28"/>
        </w:rPr>
        <w:t xml:space="preserve"> </w:t>
      </w:r>
      <w:r w:rsidRPr="0035384A">
        <w:rPr>
          <w:color w:val="000000" w:themeColor="text1"/>
          <w:sz w:val="28"/>
          <w:szCs w:val="28"/>
        </w:rPr>
        <w:t>loading</w:t>
      </w:r>
      <w:r w:rsidRPr="0035384A">
        <w:rPr>
          <w:color w:val="000000" w:themeColor="text1"/>
          <w:spacing w:val="-12"/>
          <w:sz w:val="28"/>
          <w:szCs w:val="28"/>
        </w:rPr>
        <w:t xml:space="preserve"> </w:t>
      </w:r>
      <w:r w:rsidRPr="0035384A">
        <w:rPr>
          <w:color w:val="000000" w:themeColor="text1"/>
          <w:sz w:val="28"/>
          <w:szCs w:val="28"/>
        </w:rPr>
        <w:t>programs</w:t>
      </w:r>
      <w:r w:rsidRPr="0035384A">
        <w:rPr>
          <w:color w:val="000000" w:themeColor="text1"/>
          <w:spacing w:val="-9"/>
          <w:sz w:val="28"/>
          <w:szCs w:val="28"/>
        </w:rPr>
        <w:t xml:space="preserve"> </w:t>
      </w:r>
      <w:r w:rsidRPr="0035384A">
        <w:rPr>
          <w:color w:val="000000" w:themeColor="text1"/>
          <w:sz w:val="28"/>
          <w:szCs w:val="28"/>
        </w:rPr>
        <w:t>unless</w:t>
      </w:r>
      <w:r w:rsidRPr="0035384A">
        <w:rPr>
          <w:color w:val="000000" w:themeColor="text1"/>
          <w:spacing w:val="-11"/>
          <w:sz w:val="28"/>
          <w:szCs w:val="28"/>
        </w:rPr>
        <w:t xml:space="preserve"> </w:t>
      </w:r>
      <w:r w:rsidRPr="0035384A">
        <w:rPr>
          <w:color w:val="000000" w:themeColor="text1"/>
          <w:sz w:val="28"/>
          <w:szCs w:val="28"/>
        </w:rPr>
        <w:t>the</w:t>
      </w:r>
      <w:r w:rsidRPr="0035384A">
        <w:rPr>
          <w:color w:val="000000" w:themeColor="text1"/>
          <w:spacing w:val="-12"/>
          <w:sz w:val="28"/>
          <w:szCs w:val="28"/>
        </w:rPr>
        <w:t xml:space="preserve"> </w:t>
      </w:r>
      <w:r w:rsidRPr="0035384A">
        <w:rPr>
          <w:color w:val="000000" w:themeColor="text1"/>
          <w:sz w:val="28"/>
          <w:szCs w:val="28"/>
        </w:rPr>
        <w:t>project you aim to design requires separate interface i.e. disconnected from the computer.</w:t>
      </w:r>
    </w:p>
    <w:p w14:paraId="6EE168E9" w14:textId="77777777" w:rsidR="001D576D" w:rsidRPr="0035384A" w:rsidRDefault="001D576D" w:rsidP="001D576D">
      <w:pPr>
        <w:pStyle w:val="BodyText"/>
        <w:ind w:left="516" w:right="136"/>
        <w:jc w:val="both"/>
        <w:rPr>
          <w:color w:val="000000" w:themeColor="text1"/>
          <w:sz w:val="28"/>
          <w:szCs w:val="28"/>
        </w:rPr>
      </w:pPr>
      <w:r w:rsidRPr="0035384A">
        <w:rPr>
          <w:b/>
          <w:color w:val="000000" w:themeColor="text1"/>
          <w:sz w:val="28"/>
          <w:szCs w:val="28"/>
        </w:rPr>
        <w:t xml:space="preserve">Provide 3.3V. </w:t>
      </w:r>
      <w:r w:rsidRPr="0035384A">
        <w:rPr>
          <w:color w:val="000000" w:themeColor="text1"/>
          <w:sz w:val="28"/>
          <w:szCs w:val="28"/>
        </w:rPr>
        <w:t>This is another great option to power up the module. If you have your</w:t>
      </w:r>
      <w:r w:rsidRPr="0035384A">
        <w:rPr>
          <w:color w:val="000000" w:themeColor="text1"/>
          <w:spacing w:val="-14"/>
          <w:sz w:val="28"/>
          <w:szCs w:val="28"/>
        </w:rPr>
        <w:t xml:space="preserve"> </w:t>
      </w:r>
      <w:r w:rsidRPr="0035384A">
        <w:rPr>
          <w:color w:val="000000" w:themeColor="text1"/>
          <w:sz w:val="28"/>
          <w:szCs w:val="28"/>
        </w:rPr>
        <w:t>own</w:t>
      </w:r>
      <w:r w:rsidRPr="0035384A">
        <w:rPr>
          <w:color w:val="000000" w:themeColor="text1"/>
          <w:spacing w:val="-11"/>
          <w:sz w:val="28"/>
          <w:szCs w:val="28"/>
        </w:rPr>
        <w:t xml:space="preserve"> </w:t>
      </w:r>
      <w:r w:rsidRPr="0035384A">
        <w:rPr>
          <w:color w:val="000000" w:themeColor="text1"/>
          <w:sz w:val="28"/>
          <w:szCs w:val="28"/>
        </w:rPr>
        <w:t>off-board</w:t>
      </w:r>
      <w:r w:rsidRPr="0035384A">
        <w:rPr>
          <w:color w:val="000000" w:themeColor="text1"/>
          <w:spacing w:val="-12"/>
          <w:sz w:val="28"/>
          <w:szCs w:val="28"/>
        </w:rPr>
        <w:t xml:space="preserve"> </w:t>
      </w:r>
      <w:r w:rsidRPr="0035384A">
        <w:rPr>
          <w:color w:val="000000" w:themeColor="text1"/>
          <w:sz w:val="28"/>
          <w:szCs w:val="28"/>
        </w:rPr>
        <w:t>regulator,</w:t>
      </w:r>
      <w:r w:rsidRPr="0035384A">
        <w:rPr>
          <w:color w:val="000000" w:themeColor="text1"/>
          <w:spacing w:val="-9"/>
          <w:sz w:val="28"/>
          <w:szCs w:val="28"/>
        </w:rPr>
        <w:t xml:space="preserve"> </w:t>
      </w:r>
      <w:r w:rsidRPr="0035384A">
        <w:rPr>
          <w:color w:val="000000" w:themeColor="text1"/>
          <w:sz w:val="28"/>
          <w:szCs w:val="28"/>
        </w:rPr>
        <w:t>you</w:t>
      </w:r>
      <w:r w:rsidRPr="0035384A">
        <w:rPr>
          <w:color w:val="000000" w:themeColor="text1"/>
          <w:spacing w:val="-12"/>
          <w:sz w:val="28"/>
          <w:szCs w:val="28"/>
        </w:rPr>
        <w:t xml:space="preserve"> </w:t>
      </w:r>
      <w:r w:rsidRPr="0035384A">
        <w:rPr>
          <w:color w:val="000000" w:themeColor="text1"/>
          <w:sz w:val="28"/>
          <w:szCs w:val="28"/>
        </w:rPr>
        <w:t>can</w:t>
      </w:r>
      <w:r w:rsidRPr="0035384A">
        <w:rPr>
          <w:color w:val="000000" w:themeColor="text1"/>
          <w:spacing w:val="-14"/>
          <w:sz w:val="28"/>
          <w:szCs w:val="28"/>
        </w:rPr>
        <w:t xml:space="preserve"> </w:t>
      </w:r>
      <w:r w:rsidRPr="0035384A">
        <w:rPr>
          <w:color w:val="000000" w:themeColor="text1"/>
          <w:sz w:val="28"/>
          <w:szCs w:val="28"/>
        </w:rPr>
        <w:t>generate</w:t>
      </w:r>
      <w:r w:rsidRPr="0035384A">
        <w:rPr>
          <w:color w:val="000000" w:themeColor="text1"/>
          <w:spacing w:val="-9"/>
          <w:sz w:val="28"/>
          <w:szCs w:val="28"/>
        </w:rPr>
        <w:t xml:space="preserve"> </w:t>
      </w:r>
      <w:r w:rsidRPr="0035384A">
        <w:rPr>
          <w:color w:val="000000" w:themeColor="text1"/>
          <w:sz w:val="28"/>
          <w:szCs w:val="28"/>
        </w:rPr>
        <w:t>an</w:t>
      </w:r>
      <w:r w:rsidRPr="0035384A">
        <w:rPr>
          <w:color w:val="000000" w:themeColor="text1"/>
          <w:spacing w:val="-14"/>
          <w:sz w:val="28"/>
          <w:szCs w:val="28"/>
        </w:rPr>
        <w:t xml:space="preserve"> </w:t>
      </w:r>
      <w:r w:rsidRPr="0035384A">
        <w:rPr>
          <w:color w:val="000000" w:themeColor="text1"/>
          <w:sz w:val="28"/>
          <w:szCs w:val="28"/>
        </w:rPr>
        <w:t>instant</w:t>
      </w:r>
      <w:r w:rsidRPr="0035384A">
        <w:rPr>
          <w:color w:val="000000" w:themeColor="text1"/>
          <w:spacing w:val="-14"/>
          <w:sz w:val="28"/>
          <w:szCs w:val="28"/>
        </w:rPr>
        <w:t xml:space="preserve"> </w:t>
      </w:r>
      <w:r w:rsidRPr="0035384A">
        <w:rPr>
          <w:color w:val="000000" w:themeColor="text1"/>
          <w:sz w:val="28"/>
          <w:szCs w:val="28"/>
        </w:rPr>
        <w:t>power</w:t>
      </w:r>
      <w:r w:rsidRPr="0035384A">
        <w:rPr>
          <w:color w:val="000000" w:themeColor="text1"/>
          <w:spacing w:val="-14"/>
          <w:sz w:val="28"/>
          <w:szCs w:val="28"/>
        </w:rPr>
        <w:t xml:space="preserve"> </w:t>
      </w:r>
      <w:r w:rsidRPr="0035384A">
        <w:rPr>
          <w:color w:val="000000" w:themeColor="text1"/>
          <w:sz w:val="28"/>
          <w:szCs w:val="28"/>
        </w:rPr>
        <w:t>source</w:t>
      </w:r>
      <w:r w:rsidRPr="0035384A">
        <w:rPr>
          <w:color w:val="000000" w:themeColor="text1"/>
          <w:spacing w:val="-14"/>
          <w:sz w:val="28"/>
          <w:szCs w:val="28"/>
        </w:rPr>
        <w:t xml:space="preserve"> </w:t>
      </w:r>
      <w:r w:rsidRPr="0035384A">
        <w:rPr>
          <w:color w:val="000000" w:themeColor="text1"/>
          <w:sz w:val="28"/>
          <w:szCs w:val="28"/>
        </w:rPr>
        <w:t>for</w:t>
      </w:r>
      <w:r w:rsidRPr="0035384A">
        <w:rPr>
          <w:color w:val="000000" w:themeColor="text1"/>
          <w:spacing w:val="-11"/>
          <w:sz w:val="28"/>
          <w:szCs w:val="28"/>
        </w:rPr>
        <w:t xml:space="preserve"> </w:t>
      </w:r>
      <w:r w:rsidRPr="0035384A">
        <w:rPr>
          <w:color w:val="000000" w:themeColor="text1"/>
          <w:sz w:val="28"/>
          <w:szCs w:val="28"/>
        </w:rPr>
        <w:t>your development kit.</w:t>
      </w:r>
    </w:p>
    <w:p w14:paraId="5882B5D8" w14:textId="77777777" w:rsidR="001D576D" w:rsidRPr="0035384A" w:rsidRDefault="001D576D" w:rsidP="001D576D">
      <w:pPr>
        <w:pStyle w:val="BodyText"/>
        <w:ind w:left="516" w:right="140"/>
        <w:jc w:val="both"/>
        <w:rPr>
          <w:color w:val="000000" w:themeColor="text1"/>
          <w:sz w:val="28"/>
          <w:szCs w:val="28"/>
        </w:rPr>
      </w:pPr>
      <w:r w:rsidRPr="0035384A">
        <w:rPr>
          <w:b/>
          <w:color w:val="000000" w:themeColor="text1"/>
          <w:sz w:val="28"/>
          <w:szCs w:val="28"/>
        </w:rPr>
        <w:t xml:space="preserve">Power Vin. </w:t>
      </w:r>
      <w:r w:rsidRPr="0035384A">
        <w:rPr>
          <w:color w:val="000000" w:themeColor="text1"/>
          <w:sz w:val="28"/>
          <w:szCs w:val="28"/>
        </w:rPr>
        <w:t>This is a voltage regulator that comes with the ability to support up to 800 mA. It can handle somewhere between 7 to 12 V. You cannot power</w:t>
      </w:r>
      <w:r w:rsidRPr="0035384A">
        <w:rPr>
          <w:color w:val="000000" w:themeColor="text1"/>
          <w:spacing w:val="-51"/>
          <w:sz w:val="28"/>
          <w:szCs w:val="28"/>
        </w:rPr>
        <w:t xml:space="preserve"> </w:t>
      </w:r>
      <w:r w:rsidRPr="0035384A">
        <w:rPr>
          <w:color w:val="000000" w:themeColor="text1"/>
          <w:sz w:val="28"/>
          <w:szCs w:val="28"/>
        </w:rPr>
        <w:t>the devices operating at 3.3 V, as this regulator unable to generate as low as</w:t>
      </w:r>
      <w:r w:rsidRPr="0035384A">
        <w:rPr>
          <w:color w:val="000000" w:themeColor="text1"/>
          <w:spacing w:val="-27"/>
          <w:sz w:val="28"/>
          <w:szCs w:val="28"/>
        </w:rPr>
        <w:t xml:space="preserve"> </w:t>
      </w:r>
      <w:r w:rsidRPr="0035384A">
        <w:rPr>
          <w:color w:val="000000" w:themeColor="text1"/>
          <w:sz w:val="28"/>
          <w:szCs w:val="28"/>
        </w:rPr>
        <w:t>3.3V.</w:t>
      </w:r>
    </w:p>
    <w:p w14:paraId="2986FB68" w14:textId="77777777" w:rsidR="001D576D" w:rsidRPr="0035384A" w:rsidRDefault="001D576D" w:rsidP="001D576D">
      <w:pPr>
        <w:pStyle w:val="BodyText"/>
        <w:rPr>
          <w:color w:val="000000" w:themeColor="text1"/>
          <w:sz w:val="28"/>
          <w:szCs w:val="28"/>
        </w:rPr>
      </w:pPr>
    </w:p>
    <w:p w14:paraId="3A6799C0" w14:textId="77777777" w:rsidR="001D576D" w:rsidRPr="0035384A" w:rsidRDefault="001D576D" w:rsidP="001D576D">
      <w:pPr>
        <w:pStyle w:val="BodyText"/>
        <w:rPr>
          <w:color w:val="000000" w:themeColor="text1"/>
          <w:sz w:val="28"/>
          <w:szCs w:val="28"/>
        </w:rPr>
      </w:pPr>
    </w:p>
    <w:p w14:paraId="338233D7" w14:textId="77777777" w:rsidR="001D576D" w:rsidRPr="0035384A" w:rsidRDefault="001D576D" w:rsidP="001D576D">
      <w:pPr>
        <w:pStyle w:val="BodyText"/>
        <w:spacing w:before="5"/>
        <w:rPr>
          <w:color w:val="000000" w:themeColor="text1"/>
          <w:sz w:val="28"/>
          <w:szCs w:val="28"/>
        </w:rPr>
      </w:pPr>
    </w:p>
    <w:p w14:paraId="250B97D3" w14:textId="77777777" w:rsidR="001D576D" w:rsidRPr="0035384A" w:rsidRDefault="001D576D" w:rsidP="001D576D">
      <w:pPr>
        <w:pStyle w:val="Heading2"/>
        <w:spacing w:line="321" w:lineRule="exact"/>
        <w:rPr>
          <w:color w:val="000000" w:themeColor="text1"/>
        </w:rPr>
      </w:pPr>
      <w:r w:rsidRPr="0035384A">
        <w:rPr>
          <w:color w:val="000000" w:themeColor="text1"/>
        </w:rPr>
        <w:t>Programming</w:t>
      </w:r>
    </w:p>
    <w:p w14:paraId="48CC2F87" w14:textId="77777777" w:rsidR="001D576D" w:rsidRPr="0035384A" w:rsidRDefault="001D576D" w:rsidP="001D576D">
      <w:pPr>
        <w:pStyle w:val="Heading3"/>
        <w:spacing w:line="321" w:lineRule="exact"/>
        <w:rPr>
          <w:rFonts w:ascii="Times New Roman" w:hAnsi="Times New Roman" w:cs="Times New Roman"/>
          <w:color w:val="000000" w:themeColor="text1"/>
          <w:sz w:val="28"/>
          <w:szCs w:val="28"/>
        </w:rPr>
      </w:pPr>
      <w:r w:rsidRPr="0035384A">
        <w:rPr>
          <w:rFonts w:ascii="Times New Roman" w:hAnsi="Times New Roman" w:cs="Times New Roman"/>
          <w:color w:val="000000" w:themeColor="text1"/>
          <w:sz w:val="28"/>
          <w:szCs w:val="28"/>
        </w:rPr>
        <w:t>Step 1: Installing the Firmware</w:t>
      </w:r>
    </w:p>
    <w:p w14:paraId="5C481885" w14:textId="77777777" w:rsidR="001D576D" w:rsidRPr="0035384A" w:rsidRDefault="00000000" w:rsidP="001D576D">
      <w:pPr>
        <w:pStyle w:val="BodyText"/>
        <w:spacing w:before="11"/>
        <w:rPr>
          <w:color w:val="000000" w:themeColor="text1"/>
          <w:sz w:val="28"/>
          <w:szCs w:val="28"/>
        </w:rPr>
      </w:pPr>
      <w:r>
        <w:rPr>
          <w:noProof/>
        </w:rPr>
        <w:pict w14:anchorId="13F22E6B">
          <v:group id="Group 48" o:spid="_x0000_s1034" style="position:absolute;margin-left:70.85pt;margin-top:12.85pt;width:444pt;height:154.55pt;z-index:-251653120;mso-wrap-distance-left:0;mso-wrap-distance-right:0;mso-position-horizontal-relative:page" coordorigin="1417,257" coordsize="8880,30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5" type="#_x0000_t75" style="position:absolute;left:1417;top:257;width:4365;height:3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yO3FAAAA2wAAAA8AAABkcnMvZG93bnJldi54bWxEj09rwkAUxO+C32F5gre6sZRio5tQC0KV&#10;gtQ/B2+v2dckNPt2yW5M+u27QsHjMDO/YVb5YBpxpdbXlhXMZwkI4sLqmksFp+PmYQHCB2SNjWVS&#10;8Ese8mw8WmGqbc+fdD2EUkQI+xQVVCG4VEpfVGTQz6wjjt63bQ2GKNtS6hb7CDeNfEySZ2mw5rhQ&#10;oaO3ioqfQ2cUoN19XbrTwvFHt0v6/Wa77s5OqelkeF2CCDSEe/i//a4VPL3A7Uv8A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TMjtxQAAANsAAAAPAAAAAAAAAAAAAAAA&#10;AJ8CAABkcnMvZG93bnJldi54bWxQSwUGAAAAAAQABAD3AAAAkQMAAAAA&#10;">
              <v:imagedata r:id="rId27" o:title=""/>
            </v:shape>
            <v:shape id="Picture 5" o:spid="_x0000_s1036" type="#_x0000_t75" style="position:absolute;left:5797;top:347;width:4500;height:3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YyBjBAAAA2wAAAA8AAABkcnMvZG93bnJldi54bWxET02LwjAQvQv+hzCCtzVVUKQaRbqsuKIs&#10;W0XxNjRjW2wmpclq/ffmsODx8b7ny9ZU4k6NKy0rGA4iEMSZ1SXnCo6Hr48pCOeRNVaWScGTHCwX&#10;3c4cY20f/Ev31OcihLCLUUHhfR1L6bKCDLqBrYkDd7WNQR9gk0vd4COEm0qOomgiDZYcGgqsKSko&#10;u6V/RsEPXr73W9LrhManZ/q5TSa7c6pUv9euZiA8tf4t/ndvtIJxWB++hB8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YyBjBAAAA2wAAAA8AAAAAAAAAAAAAAAAAnwIA&#10;AGRycy9kb3ducmV2LnhtbFBLBQYAAAAABAAEAPcAAACNAwAAAAA=&#10;">
              <v:imagedata r:id="rId28" o:title=""/>
            </v:shape>
            <w10:wrap type="topAndBottom" anchorx="page"/>
          </v:group>
        </w:pict>
      </w:r>
      <w:r>
        <w:rPr>
          <w:noProof/>
        </w:rPr>
        <w:pict w14:anchorId="4CEB7797">
          <v:group id="Group 44" o:spid="_x0000_s1031" style="position:absolute;margin-left:70.85pt;margin-top:183.35pt;width:426.75pt;height:136.6pt;z-index:-251652096;mso-wrap-distance-left:0;mso-wrap-distance-right:0;mso-position-horizontal-relative:page" coordorigin="1417,3667" coordsize="8535,27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">
            <v:shape id="Picture 7" o:spid="_x0000_s1032" type="#_x0000_t75" style="position:absolute;left:1417;top:3667;width:4500;height:2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oL5LDAAAA2wAAAA8AAABkcnMvZG93bnJldi54bWxEj92KwjAUhO8F3yEcwTtNXUSl21REEF0Q&#10;/AXZu0Nzti3bnHSbrNa3N4Lg5TAz3zDJvDWVuFLjSssKRsMIBHFmdcm5gvNpNZiBcB5ZY2WZFNzJ&#10;wTztdhKMtb3xga5Hn4sAYRejgsL7OpbSZQUZdENbEwfvxzYGfZBNLnWDtwA3lfyIook0WHJYKLCm&#10;ZUHZ7/HfKCinfk2n3fr7z34dNpL0ZSv3F6X6vXbxCcJT69/hV3ujFYwn8PwSfoBM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vksMAAADbAAAADwAAAAAAAAAAAAAAAACf&#10;AgAAZHJzL2Rvd25yZXYueG1sUEsFBgAAAAAEAAQA9wAAAI8DAAAAAA==&#10;">
              <v:imagedata r:id="rId29" o:title=""/>
            </v:shape>
            <v:shape id="Picture 8" o:spid="_x0000_s1033" type="#_x0000_t75" style="position:absolute;left:5917;top:3699;width:4035;height:2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j8CTEAAAA2wAAAA8AAABkcnMvZG93bnJldi54bWxEj0FrwkAUhO8F/8PyBG/Nxiq1ja5SBbFQ&#10;rcSK50f2mQSzb0N2TdJ/3y0Uehxm5htmsepNJVpqXGlZwTiKQRBnVpecKzh/bR9fQDiPrLGyTAq+&#10;ycFqOXhYYKJtxym1J5+LAGGXoILC+zqR0mUFGXSRrYmDd7WNQR9kk0vdYBfgppJPcfwsDZYcFgqs&#10;aVNQdjvdjYIUDzuftvl6P7l8HrPq47WzR63UaNi/zUF46v1/+K/9rhVMZ/D7JfwA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j8CTEAAAA2wAAAA8AAAAAAAAAAAAAAAAA&#10;nwIAAGRycy9kb3ducmV2LnhtbFBLBQYAAAAABAAEAPcAAACQAwAAAAA=&#10;">
              <v:imagedata r:id="rId30" o:title=""/>
            </v:shape>
            <w10:wrap type="topAndBottom" anchorx="page"/>
          </v:group>
        </w:pict>
      </w:r>
    </w:p>
    <w:p w14:paraId="54E19549" w14:textId="77777777" w:rsidR="001D576D" w:rsidRPr="0035384A" w:rsidRDefault="001D576D" w:rsidP="001D576D">
      <w:pPr>
        <w:pStyle w:val="BodyText"/>
        <w:spacing w:before="10"/>
        <w:rPr>
          <w:color w:val="000000" w:themeColor="text1"/>
          <w:sz w:val="28"/>
          <w:szCs w:val="28"/>
        </w:rPr>
      </w:pPr>
    </w:p>
    <w:p w14:paraId="6D28EBBB" w14:textId="77777777" w:rsidR="001D576D" w:rsidRPr="0035384A" w:rsidRDefault="001D576D" w:rsidP="001D576D">
      <w:pPr>
        <w:pStyle w:val="BodyText"/>
        <w:spacing w:before="1"/>
        <w:rPr>
          <w:color w:val="000000" w:themeColor="text1"/>
          <w:sz w:val="28"/>
          <w:szCs w:val="28"/>
        </w:rPr>
      </w:pPr>
    </w:p>
    <w:p w14:paraId="55E85972" w14:textId="77777777" w:rsidR="001D576D" w:rsidRPr="0035384A" w:rsidRDefault="001D576D" w:rsidP="001D576D">
      <w:pPr>
        <w:spacing w:line="679" w:lineRule="auto"/>
        <w:ind w:left="516" w:right="483"/>
        <w:rPr>
          <w:color w:val="000000" w:themeColor="text1"/>
          <w:sz w:val="28"/>
          <w:szCs w:val="28"/>
        </w:rPr>
      </w:pPr>
      <w:r w:rsidRPr="0035384A">
        <w:rPr>
          <w:color w:val="000000" w:themeColor="text1"/>
          <w:sz w:val="28"/>
          <w:szCs w:val="28"/>
        </w:rPr>
        <w:t xml:space="preserve">In </w:t>
      </w:r>
      <w:proofErr w:type="spellStart"/>
      <w:r w:rsidRPr="0035384A">
        <w:rPr>
          <w:color w:val="000000" w:themeColor="text1"/>
          <w:sz w:val="28"/>
          <w:szCs w:val="28"/>
        </w:rPr>
        <w:t>NodeMCU</w:t>
      </w:r>
      <w:proofErr w:type="spellEnd"/>
      <w:r w:rsidRPr="0035384A">
        <w:rPr>
          <w:color w:val="000000" w:themeColor="text1"/>
          <w:sz w:val="28"/>
          <w:szCs w:val="28"/>
        </w:rPr>
        <w:t xml:space="preserve"> Boards the first thing you need is to install the Firmware to the board the following method works for all </w:t>
      </w:r>
      <w:proofErr w:type="spellStart"/>
      <w:r w:rsidRPr="0035384A">
        <w:rPr>
          <w:color w:val="000000" w:themeColor="text1"/>
          <w:sz w:val="28"/>
          <w:szCs w:val="28"/>
        </w:rPr>
        <w:t>NodeMCU</w:t>
      </w:r>
      <w:proofErr w:type="spellEnd"/>
      <w:r w:rsidRPr="0035384A">
        <w:rPr>
          <w:color w:val="000000" w:themeColor="text1"/>
          <w:sz w:val="28"/>
          <w:szCs w:val="28"/>
        </w:rPr>
        <w:t xml:space="preserve"> Boards</w:t>
      </w:r>
    </w:p>
    <w:p w14:paraId="4DBC55A3" w14:textId="77777777" w:rsidR="001D576D" w:rsidRPr="0035384A" w:rsidRDefault="001D576D" w:rsidP="001D576D">
      <w:pPr>
        <w:pStyle w:val="ListParagraph"/>
        <w:widowControl w:val="0"/>
        <w:numPr>
          <w:ilvl w:val="0"/>
          <w:numId w:val="32"/>
        </w:numPr>
        <w:tabs>
          <w:tab w:val="left" w:pos="517"/>
        </w:tabs>
        <w:autoSpaceDE w:val="0"/>
        <w:autoSpaceDN w:val="0"/>
        <w:spacing w:before="58" w:after="0" w:line="470" w:lineRule="auto"/>
        <w:ind w:right="341"/>
        <w:contextualSpacing w:val="0"/>
        <w:rPr>
          <w:color w:val="000000" w:themeColor="text1"/>
          <w:sz w:val="28"/>
          <w:szCs w:val="28"/>
        </w:rPr>
      </w:pPr>
      <w:r w:rsidRPr="0035384A">
        <w:rPr>
          <w:color w:val="000000" w:themeColor="text1"/>
          <w:sz w:val="28"/>
          <w:szCs w:val="28"/>
        </w:rPr>
        <w:t xml:space="preserve">Open the </w:t>
      </w:r>
      <w:proofErr w:type="spellStart"/>
      <w:r w:rsidRPr="0035384A">
        <w:rPr>
          <w:color w:val="000000" w:themeColor="text1"/>
          <w:sz w:val="28"/>
          <w:szCs w:val="28"/>
        </w:rPr>
        <w:t>NodeMCU</w:t>
      </w:r>
      <w:proofErr w:type="spellEnd"/>
      <w:r w:rsidRPr="0035384A">
        <w:rPr>
          <w:color w:val="000000" w:themeColor="text1"/>
          <w:sz w:val="28"/>
          <w:szCs w:val="28"/>
        </w:rPr>
        <w:t xml:space="preserve"> flasher master folder than open the win32/win64 folder as</w:t>
      </w:r>
      <w:r w:rsidRPr="0035384A">
        <w:rPr>
          <w:color w:val="000000" w:themeColor="text1"/>
          <w:spacing w:val="-31"/>
          <w:sz w:val="28"/>
          <w:szCs w:val="28"/>
        </w:rPr>
        <w:t xml:space="preserve"> </w:t>
      </w:r>
      <w:r w:rsidRPr="0035384A">
        <w:rPr>
          <w:color w:val="000000" w:themeColor="text1"/>
          <w:sz w:val="28"/>
          <w:szCs w:val="28"/>
        </w:rPr>
        <w:t>your computer. now open the folder Release than double click</w:t>
      </w:r>
      <w:r w:rsidRPr="0035384A">
        <w:rPr>
          <w:color w:val="000000" w:themeColor="text1"/>
          <w:spacing w:val="-20"/>
          <w:sz w:val="28"/>
          <w:szCs w:val="28"/>
        </w:rPr>
        <w:t xml:space="preserve"> </w:t>
      </w:r>
      <w:r w:rsidRPr="0035384A">
        <w:rPr>
          <w:color w:val="000000" w:themeColor="text1"/>
          <w:sz w:val="28"/>
          <w:szCs w:val="28"/>
        </w:rPr>
        <w:t>ESP8266Flasher.</w:t>
      </w:r>
    </w:p>
    <w:p w14:paraId="4D2E2548" w14:textId="77777777" w:rsidR="001D576D" w:rsidRPr="0035384A" w:rsidRDefault="001D576D" w:rsidP="001D576D">
      <w:pPr>
        <w:pStyle w:val="ListParagraph"/>
        <w:widowControl w:val="0"/>
        <w:numPr>
          <w:ilvl w:val="0"/>
          <w:numId w:val="32"/>
        </w:numPr>
        <w:tabs>
          <w:tab w:val="left" w:pos="517"/>
        </w:tabs>
        <w:autoSpaceDE w:val="0"/>
        <w:autoSpaceDN w:val="0"/>
        <w:spacing w:before="80" w:after="0" w:line="240" w:lineRule="auto"/>
        <w:ind w:hanging="362"/>
        <w:contextualSpacing w:val="0"/>
        <w:rPr>
          <w:color w:val="000000" w:themeColor="text1"/>
          <w:sz w:val="28"/>
          <w:szCs w:val="28"/>
        </w:rPr>
      </w:pPr>
      <w:r w:rsidRPr="0035384A">
        <w:rPr>
          <w:color w:val="000000" w:themeColor="text1"/>
          <w:sz w:val="28"/>
          <w:szCs w:val="28"/>
        </w:rPr>
        <w:lastRenderedPageBreak/>
        <w:t>Select the COM</w:t>
      </w:r>
      <w:r w:rsidRPr="0035384A">
        <w:rPr>
          <w:color w:val="000000" w:themeColor="text1"/>
          <w:spacing w:val="-4"/>
          <w:sz w:val="28"/>
          <w:szCs w:val="28"/>
        </w:rPr>
        <w:t xml:space="preserve"> </w:t>
      </w:r>
      <w:r w:rsidRPr="0035384A">
        <w:rPr>
          <w:color w:val="000000" w:themeColor="text1"/>
          <w:sz w:val="28"/>
          <w:szCs w:val="28"/>
        </w:rPr>
        <w:t>Port.</w:t>
      </w:r>
    </w:p>
    <w:p w14:paraId="7E59178A" w14:textId="77777777" w:rsidR="001D576D" w:rsidRPr="0035384A" w:rsidRDefault="001D576D" w:rsidP="001D576D">
      <w:pPr>
        <w:pStyle w:val="BodyText"/>
        <w:spacing w:before="11"/>
        <w:rPr>
          <w:color w:val="000000" w:themeColor="text1"/>
          <w:sz w:val="28"/>
          <w:szCs w:val="28"/>
        </w:rPr>
      </w:pPr>
    </w:p>
    <w:p w14:paraId="3AE907EA" w14:textId="77777777" w:rsidR="001D576D" w:rsidRPr="0035384A" w:rsidRDefault="001D576D" w:rsidP="001D576D">
      <w:pPr>
        <w:pStyle w:val="ListParagraph"/>
        <w:widowControl w:val="0"/>
        <w:numPr>
          <w:ilvl w:val="0"/>
          <w:numId w:val="32"/>
        </w:numPr>
        <w:tabs>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Goto config</w:t>
      </w:r>
      <w:r w:rsidRPr="0035384A">
        <w:rPr>
          <w:color w:val="000000" w:themeColor="text1"/>
          <w:spacing w:val="-2"/>
          <w:sz w:val="28"/>
          <w:szCs w:val="28"/>
        </w:rPr>
        <w:t xml:space="preserve"> </w:t>
      </w:r>
      <w:r w:rsidRPr="0035384A">
        <w:rPr>
          <w:color w:val="000000" w:themeColor="text1"/>
          <w:sz w:val="28"/>
          <w:szCs w:val="28"/>
        </w:rPr>
        <w:t>tab</w:t>
      </w:r>
    </w:p>
    <w:p w14:paraId="18E15C60" w14:textId="77777777" w:rsidR="001D576D" w:rsidRPr="0035384A" w:rsidRDefault="001D576D" w:rsidP="001D576D">
      <w:pPr>
        <w:pStyle w:val="BodyText"/>
        <w:spacing w:before="11"/>
        <w:rPr>
          <w:color w:val="000000" w:themeColor="text1"/>
          <w:sz w:val="28"/>
          <w:szCs w:val="28"/>
        </w:rPr>
      </w:pPr>
    </w:p>
    <w:p w14:paraId="18A1837A" w14:textId="77777777" w:rsidR="001D576D" w:rsidRPr="0035384A" w:rsidRDefault="001D576D" w:rsidP="001D576D">
      <w:pPr>
        <w:pStyle w:val="ListParagraph"/>
        <w:widowControl w:val="0"/>
        <w:numPr>
          <w:ilvl w:val="0"/>
          <w:numId w:val="32"/>
        </w:numPr>
        <w:tabs>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click on the small gear and open up the firmware which you have</w:t>
      </w:r>
      <w:r w:rsidRPr="0035384A">
        <w:rPr>
          <w:color w:val="000000" w:themeColor="text1"/>
          <w:spacing w:val="-18"/>
          <w:sz w:val="28"/>
          <w:szCs w:val="28"/>
        </w:rPr>
        <w:t xml:space="preserve"> </w:t>
      </w:r>
      <w:r w:rsidRPr="0035384A">
        <w:rPr>
          <w:color w:val="000000" w:themeColor="text1"/>
          <w:sz w:val="28"/>
          <w:szCs w:val="28"/>
        </w:rPr>
        <w:t>downloaded</w:t>
      </w:r>
    </w:p>
    <w:p w14:paraId="073DA66E" w14:textId="77777777" w:rsidR="001D576D" w:rsidRPr="0035384A" w:rsidRDefault="001D576D" w:rsidP="001D576D">
      <w:pPr>
        <w:pStyle w:val="BodyText"/>
        <w:spacing w:before="11"/>
        <w:rPr>
          <w:color w:val="000000" w:themeColor="text1"/>
          <w:sz w:val="28"/>
          <w:szCs w:val="28"/>
        </w:rPr>
      </w:pPr>
    </w:p>
    <w:p w14:paraId="63268BE5" w14:textId="77777777" w:rsidR="001D576D" w:rsidRPr="0035384A" w:rsidRDefault="001D576D" w:rsidP="001D576D">
      <w:pPr>
        <w:pStyle w:val="ListParagraph"/>
        <w:widowControl w:val="0"/>
        <w:numPr>
          <w:ilvl w:val="0"/>
          <w:numId w:val="32"/>
        </w:numPr>
        <w:tabs>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 xml:space="preserve">go to the </w:t>
      </w:r>
      <w:proofErr w:type="spellStart"/>
      <w:r w:rsidRPr="0035384A">
        <w:rPr>
          <w:color w:val="000000" w:themeColor="text1"/>
          <w:sz w:val="28"/>
          <w:szCs w:val="28"/>
        </w:rPr>
        <w:t>advenced</w:t>
      </w:r>
      <w:proofErr w:type="spellEnd"/>
      <w:r w:rsidRPr="0035384A">
        <w:rPr>
          <w:color w:val="000000" w:themeColor="text1"/>
          <w:sz w:val="28"/>
          <w:szCs w:val="28"/>
        </w:rPr>
        <w:t xml:space="preserve"> tab and select the desired</w:t>
      </w:r>
      <w:r w:rsidRPr="0035384A">
        <w:rPr>
          <w:color w:val="000000" w:themeColor="text1"/>
          <w:spacing w:val="-12"/>
          <w:sz w:val="28"/>
          <w:szCs w:val="28"/>
        </w:rPr>
        <w:t xml:space="preserve"> </w:t>
      </w:r>
      <w:proofErr w:type="spellStart"/>
      <w:r w:rsidRPr="0035384A">
        <w:rPr>
          <w:color w:val="000000" w:themeColor="text1"/>
          <w:sz w:val="28"/>
          <w:szCs w:val="28"/>
        </w:rPr>
        <w:t>Baudrate</w:t>
      </w:r>
      <w:proofErr w:type="spellEnd"/>
    </w:p>
    <w:p w14:paraId="58D1CA66" w14:textId="77777777" w:rsidR="001D576D" w:rsidRPr="0035384A" w:rsidRDefault="001D576D" w:rsidP="001D576D">
      <w:pPr>
        <w:pStyle w:val="BodyText"/>
        <w:spacing w:before="8"/>
        <w:rPr>
          <w:color w:val="000000" w:themeColor="text1"/>
          <w:sz w:val="28"/>
          <w:szCs w:val="28"/>
        </w:rPr>
      </w:pPr>
    </w:p>
    <w:p w14:paraId="034E8EB7" w14:textId="77777777" w:rsidR="001D576D" w:rsidRPr="0035384A" w:rsidRDefault="001D576D" w:rsidP="001D576D">
      <w:pPr>
        <w:pStyle w:val="ListParagraph"/>
        <w:widowControl w:val="0"/>
        <w:numPr>
          <w:ilvl w:val="0"/>
          <w:numId w:val="32"/>
        </w:numPr>
        <w:tabs>
          <w:tab w:val="left" w:pos="517"/>
        </w:tabs>
        <w:autoSpaceDE w:val="0"/>
        <w:autoSpaceDN w:val="0"/>
        <w:spacing w:before="1" w:after="0" w:line="240" w:lineRule="auto"/>
        <w:ind w:hanging="362"/>
        <w:contextualSpacing w:val="0"/>
        <w:rPr>
          <w:color w:val="000000" w:themeColor="text1"/>
          <w:sz w:val="28"/>
          <w:szCs w:val="28"/>
        </w:rPr>
      </w:pPr>
      <w:r w:rsidRPr="0035384A">
        <w:rPr>
          <w:color w:val="000000" w:themeColor="text1"/>
          <w:sz w:val="28"/>
          <w:szCs w:val="28"/>
        </w:rPr>
        <w:t>Goto the Operation tab and click on Flash</w:t>
      </w:r>
      <w:r w:rsidRPr="0035384A">
        <w:rPr>
          <w:color w:val="000000" w:themeColor="text1"/>
          <w:spacing w:val="-10"/>
          <w:sz w:val="28"/>
          <w:szCs w:val="28"/>
        </w:rPr>
        <w:t xml:space="preserve"> </w:t>
      </w:r>
      <w:r w:rsidRPr="0035384A">
        <w:rPr>
          <w:color w:val="000000" w:themeColor="text1"/>
          <w:sz w:val="28"/>
          <w:szCs w:val="28"/>
        </w:rPr>
        <w:t>Button.</w:t>
      </w:r>
    </w:p>
    <w:p w14:paraId="77C5A5EB" w14:textId="77777777" w:rsidR="001D576D" w:rsidRPr="0035384A" w:rsidRDefault="001D576D" w:rsidP="001D576D">
      <w:pPr>
        <w:pStyle w:val="BodyText"/>
        <w:spacing w:before="5"/>
        <w:rPr>
          <w:color w:val="000000" w:themeColor="text1"/>
          <w:sz w:val="28"/>
          <w:szCs w:val="28"/>
        </w:rPr>
      </w:pPr>
    </w:p>
    <w:p w14:paraId="747B255A" w14:textId="77777777" w:rsidR="001D576D" w:rsidRPr="0035384A" w:rsidRDefault="001D576D" w:rsidP="001D576D">
      <w:pPr>
        <w:spacing w:before="1"/>
        <w:ind w:left="1450" w:right="1070"/>
        <w:jc w:val="center"/>
        <w:rPr>
          <w:color w:val="000000" w:themeColor="text1"/>
          <w:sz w:val="28"/>
          <w:szCs w:val="28"/>
        </w:rPr>
      </w:pPr>
      <w:r w:rsidRPr="0035384A">
        <w:rPr>
          <w:color w:val="000000" w:themeColor="text1"/>
          <w:sz w:val="28"/>
          <w:szCs w:val="28"/>
        </w:rPr>
        <w:t xml:space="preserve">Add </w:t>
      </w:r>
      <w:proofErr w:type="spellStart"/>
      <w:r w:rsidRPr="0035384A">
        <w:rPr>
          <w:color w:val="000000" w:themeColor="text1"/>
          <w:sz w:val="28"/>
          <w:szCs w:val="28"/>
        </w:rPr>
        <w:t>TipAsk</w:t>
      </w:r>
      <w:proofErr w:type="spellEnd"/>
      <w:r w:rsidRPr="0035384A">
        <w:rPr>
          <w:color w:val="000000" w:themeColor="text1"/>
          <w:sz w:val="28"/>
          <w:szCs w:val="28"/>
        </w:rPr>
        <w:t xml:space="preserve"> </w:t>
      </w:r>
      <w:proofErr w:type="spellStart"/>
      <w:r w:rsidRPr="0035384A">
        <w:rPr>
          <w:color w:val="000000" w:themeColor="text1"/>
          <w:sz w:val="28"/>
          <w:szCs w:val="28"/>
        </w:rPr>
        <w:t>QuestionCommentDownload</w:t>
      </w:r>
      <w:proofErr w:type="spellEnd"/>
    </w:p>
    <w:p w14:paraId="3354DDB7" w14:textId="77777777" w:rsidR="001D576D" w:rsidRPr="0035384A" w:rsidRDefault="001D576D" w:rsidP="001D576D">
      <w:pPr>
        <w:pStyle w:val="Heading3"/>
        <w:spacing w:before="180"/>
        <w:rPr>
          <w:rFonts w:ascii="Times New Roman" w:hAnsi="Times New Roman" w:cs="Times New Roman"/>
          <w:color w:val="000000" w:themeColor="text1"/>
          <w:sz w:val="28"/>
          <w:szCs w:val="28"/>
        </w:rPr>
      </w:pPr>
      <w:r w:rsidRPr="0035384A">
        <w:rPr>
          <w:rFonts w:ascii="Times New Roman" w:hAnsi="Times New Roman" w:cs="Times New Roman"/>
          <w:color w:val="000000" w:themeColor="text1"/>
          <w:sz w:val="28"/>
          <w:szCs w:val="28"/>
        </w:rPr>
        <w:t>Step 2: Preparing the Arduino IDE</w:t>
      </w:r>
    </w:p>
    <w:p w14:paraId="59CA7E3C" w14:textId="77777777" w:rsidR="001D576D" w:rsidRPr="0035384A" w:rsidRDefault="00000000" w:rsidP="001D576D">
      <w:pPr>
        <w:pStyle w:val="BodyText"/>
        <w:spacing w:before="8"/>
        <w:rPr>
          <w:color w:val="000000" w:themeColor="text1"/>
          <w:sz w:val="28"/>
          <w:szCs w:val="28"/>
        </w:rPr>
      </w:pPr>
      <w:r>
        <w:rPr>
          <w:noProof/>
        </w:rPr>
        <w:lastRenderedPageBreak/>
        <w:pict w14:anchorId="0057C8F5">
          <v:group id="Group 38" o:spid="_x0000_s1028" style="position:absolute;margin-left:70.85pt;margin-top:12.7pt;width:393pt;height:255.85pt;z-index:-251651072;mso-wrap-distance-left:0;mso-wrap-distance-right:0;mso-position-horizontal-relative:page" coordorigin="1417,254" coordsize="7860,51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">
            <v:shape id="Picture 10" o:spid="_x0000_s1029" type="#_x0000_t75" style="position:absolute;left:1417;top:254;width:3075;height:5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Kb4LCAAAA2wAAAA8AAABkcnMvZG93bnJldi54bWxET8tqAjEU3Rf6D+EWuhHN+KSMRikWsYtu&#10;HAXp7jq5TsZOboYk6vTvm4XQ5eG8F6vONuJGPtSOFQwHGQji0umaKwWH/ab/BiJEZI2NY1LwSwFW&#10;y+enBeba3XlHtyJWIoVwyFGBibHNpQylIYth4FrixJ2dtxgT9JXUHu8p3DZylGUzabHm1GCwpbWh&#10;8qe4WgVf16J3MeeRmZw20+PH3o+/L7xV6vWle5+DiNTFf/HD/akVTNL69CX9AL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ym+CwgAAANsAAAAPAAAAAAAAAAAAAAAAAJ8C&#10;AABkcnMvZG93bnJldi54bWxQSwUGAAAAAAQABAD3AAAAjgMAAAAA&#10;">
              <v:imagedata r:id="rId31" o:title=""/>
            </v:shape>
            <v:shape id="Picture 11" o:spid="_x0000_s1030" type="#_x0000_t75" style="position:absolute;left:4507;top:1246;width:4770;height: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7v6zEAAAA2wAAAA8AAABkcnMvZG93bnJldi54bWxEj8FqwzAQRO+F/IPYQC4lkeu2IThRQmht&#10;6MGXOvmAxdpYxtbKWGri9OurQqHHYWbeMLvDZHtxpdG3jhU8rRIQxLXTLTcKzqdiuQHhA7LG3jEp&#10;uJOHw372sMNMuxt/0rUKjYgQ9hkqMCEMmZS+NmTRr9xAHL2LGy2GKMdG6hFvEW57mSbJWlpsOS4Y&#10;HOjNUN1VX1ZBwRV15nzJv8v+8bVL+Ll8z1mpxXw6bkEEmsJ/+K/9oRW8pPD7Jf4Au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7v6zEAAAA2wAAAA8AAAAAAAAAAAAAAAAA&#10;nwIAAGRycy9kb3ducmV2LnhtbFBLBQYAAAAABAAEAPcAAACQAwAAAAA=&#10;">
              <v:imagedata r:id="rId32" o:title=""/>
            </v:shape>
            <w10:wrap type="topAndBottom" anchorx="page"/>
          </v:group>
        </w:pict>
      </w:r>
      <w:r w:rsidR="001D576D" w:rsidRPr="0035384A">
        <w:rPr>
          <w:noProof/>
          <w:color w:val="000000" w:themeColor="text1"/>
          <w:sz w:val="28"/>
          <w:szCs w:val="28"/>
        </w:rPr>
        <w:drawing>
          <wp:anchor distT="0" distB="0" distL="0" distR="0" simplePos="0" relativeHeight="251662336" behindDoc="0" locked="0" layoutInCell="1" allowOverlap="1" wp14:anchorId="42C4FE19" wp14:editId="1A54ED89">
            <wp:simplePos x="0" y="0"/>
            <wp:positionH relativeFrom="page">
              <wp:posOffset>899794</wp:posOffset>
            </wp:positionH>
            <wp:positionV relativeFrom="paragraph">
              <wp:posOffset>3622611</wp:posOffset>
            </wp:positionV>
            <wp:extent cx="5328012" cy="1857375"/>
            <wp:effectExtent l="0" t="0" r="0" b="0"/>
            <wp:wrapTopAndBottom/>
            <wp:docPr id="3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33" cstate="print"/>
                    <a:stretch>
                      <a:fillRect/>
                    </a:stretch>
                  </pic:blipFill>
                  <pic:spPr>
                    <a:xfrm>
                      <a:off x="0" y="0"/>
                      <a:ext cx="5328012" cy="1857375"/>
                    </a:xfrm>
                    <a:prstGeom prst="rect">
                      <a:avLst/>
                    </a:prstGeom>
                  </pic:spPr>
                </pic:pic>
              </a:graphicData>
            </a:graphic>
          </wp:anchor>
        </w:drawing>
      </w:r>
    </w:p>
    <w:p w14:paraId="4859ABF2" w14:textId="77777777" w:rsidR="001D576D" w:rsidRPr="0035384A" w:rsidRDefault="001D576D" w:rsidP="001D576D">
      <w:pPr>
        <w:pStyle w:val="BodyText"/>
        <w:spacing w:before="1"/>
        <w:rPr>
          <w:color w:val="000000" w:themeColor="text1"/>
          <w:sz w:val="28"/>
          <w:szCs w:val="28"/>
        </w:rPr>
      </w:pPr>
    </w:p>
    <w:p w14:paraId="33264F30" w14:textId="77777777" w:rsidR="001D576D" w:rsidRPr="0035384A" w:rsidRDefault="001D576D" w:rsidP="001D576D">
      <w:pPr>
        <w:pStyle w:val="BodyText"/>
        <w:spacing w:before="11"/>
        <w:rPr>
          <w:color w:val="000000" w:themeColor="text1"/>
          <w:sz w:val="28"/>
          <w:szCs w:val="28"/>
        </w:rPr>
      </w:pPr>
    </w:p>
    <w:p w14:paraId="5FB8A9F8" w14:textId="77777777" w:rsidR="001D576D" w:rsidRPr="0035384A" w:rsidRDefault="001D576D" w:rsidP="001D576D">
      <w:pPr>
        <w:ind w:left="516"/>
        <w:rPr>
          <w:color w:val="000000" w:themeColor="text1"/>
          <w:sz w:val="28"/>
          <w:szCs w:val="28"/>
        </w:rPr>
      </w:pPr>
      <w:r w:rsidRPr="0035384A">
        <w:rPr>
          <w:color w:val="000000" w:themeColor="text1"/>
          <w:sz w:val="28"/>
          <w:szCs w:val="28"/>
        </w:rPr>
        <w:t xml:space="preserve">After Installing the </w:t>
      </w:r>
      <w:proofErr w:type="gramStart"/>
      <w:r w:rsidRPr="0035384A">
        <w:rPr>
          <w:color w:val="000000" w:themeColor="text1"/>
          <w:sz w:val="28"/>
          <w:szCs w:val="28"/>
        </w:rPr>
        <w:t>firmware</w:t>
      </w:r>
      <w:proofErr w:type="gramEnd"/>
      <w:r w:rsidRPr="0035384A">
        <w:rPr>
          <w:color w:val="000000" w:themeColor="text1"/>
          <w:sz w:val="28"/>
          <w:szCs w:val="28"/>
        </w:rPr>
        <w:t xml:space="preserve"> you are ready to do the programming with the ESP8266</w:t>
      </w:r>
    </w:p>
    <w:p w14:paraId="4A5D7E83" w14:textId="77777777" w:rsidR="001D576D" w:rsidRPr="0035384A" w:rsidRDefault="001D576D" w:rsidP="001D576D">
      <w:pPr>
        <w:pStyle w:val="ListParagraph"/>
        <w:widowControl w:val="0"/>
        <w:numPr>
          <w:ilvl w:val="0"/>
          <w:numId w:val="31"/>
        </w:numPr>
        <w:tabs>
          <w:tab w:val="left" w:pos="517"/>
        </w:tabs>
        <w:autoSpaceDE w:val="0"/>
        <w:autoSpaceDN w:val="0"/>
        <w:spacing w:before="80" w:after="0" w:line="240" w:lineRule="auto"/>
        <w:ind w:hanging="362"/>
        <w:contextualSpacing w:val="0"/>
        <w:rPr>
          <w:color w:val="000000" w:themeColor="text1"/>
          <w:sz w:val="28"/>
          <w:szCs w:val="28"/>
        </w:rPr>
      </w:pPr>
      <w:r w:rsidRPr="0035384A">
        <w:rPr>
          <w:color w:val="000000" w:themeColor="text1"/>
          <w:sz w:val="28"/>
          <w:szCs w:val="28"/>
        </w:rPr>
        <w:t>Install the Arduino</w:t>
      </w:r>
      <w:r w:rsidRPr="0035384A">
        <w:rPr>
          <w:color w:val="000000" w:themeColor="text1"/>
          <w:spacing w:val="-1"/>
          <w:sz w:val="28"/>
          <w:szCs w:val="28"/>
        </w:rPr>
        <w:t xml:space="preserve"> </w:t>
      </w:r>
      <w:r w:rsidRPr="0035384A">
        <w:rPr>
          <w:color w:val="000000" w:themeColor="text1"/>
          <w:sz w:val="28"/>
          <w:szCs w:val="28"/>
        </w:rPr>
        <w:t>IDE</w:t>
      </w:r>
    </w:p>
    <w:p w14:paraId="7FCB453F" w14:textId="77777777" w:rsidR="001D576D" w:rsidRPr="0035384A" w:rsidRDefault="001D576D" w:rsidP="001D576D">
      <w:pPr>
        <w:pStyle w:val="BodyText"/>
        <w:spacing w:before="11"/>
        <w:rPr>
          <w:color w:val="000000" w:themeColor="text1"/>
          <w:sz w:val="28"/>
          <w:szCs w:val="28"/>
        </w:rPr>
      </w:pPr>
    </w:p>
    <w:p w14:paraId="342C840A" w14:textId="77777777" w:rsidR="001D576D" w:rsidRPr="0035384A" w:rsidRDefault="001D576D" w:rsidP="001D576D">
      <w:pPr>
        <w:pStyle w:val="ListParagraph"/>
        <w:widowControl w:val="0"/>
        <w:numPr>
          <w:ilvl w:val="0"/>
          <w:numId w:val="31"/>
        </w:numPr>
        <w:tabs>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open the Arduino IDE from the desktop</w:t>
      </w:r>
      <w:r w:rsidRPr="0035384A">
        <w:rPr>
          <w:color w:val="000000" w:themeColor="text1"/>
          <w:spacing w:val="-18"/>
          <w:sz w:val="28"/>
          <w:szCs w:val="28"/>
        </w:rPr>
        <w:t xml:space="preserve"> </w:t>
      </w:r>
      <w:r w:rsidRPr="0035384A">
        <w:rPr>
          <w:color w:val="000000" w:themeColor="text1"/>
          <w:sz w:val="28"/>
          <w:szCs w:val="28"/>
        </w:rPr>
        <w:t>icon</w:t>
      </w:r>
    </w:p>
    <w:p w14:paraId="2AD23ABE" w14:textId="77777777" w:rsidR="001D576D" w:rsidRPr="0035384A" w:rsidRDefault="001D576D" w:rsidP="001D576D">
      <w:pPr>
        <w:pStyle w:val="BodyText"/>
        <w:spacing w:before="11"/>
        <w:rPr>
          <w:color w:val="000000" w:themeColor="text1"/>
          <w:sz w:val="28"/>
          <w:szCs w:val="28"/>
        </w:rPr>
      </w:pPr>
    </w:p>
    <w:p w14:paraId="5E244CF5" w14:textId="77777777" w:rsidR="001D576D" w:rsidRPr="0035384A" w:rsidRDefault="001D576D" w:rsidP="001D576D">
      <w:pPr>
        <w:pStyle w:val="ListParagraph"/>
        <w:widowControl w:val="0"/>
        <w:numPr>
          <w:ilvl w:val="0"/>
          <w:numId w:val="31"/>
        </w:numPr>
        <w:tabs>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 xml:space="preserve">Click on File tab </w:t>
      </w:r>
      <w:proofErr w:type="spellStart"/>
      <w:r w:rsidRPr="0035384A">
        <w:rPr>
          <w:color w:val="000000" w:themeColor="text1"/>
          <w:sz w:val="28"/>
          <w:szCs w:val="28"/>
        </w:rPr>
        <w:t>and than</w:t>
      </w:r>
      <w:proofErr w:type="spellEnd"/>
      <w:r w:rsidRPr="0035384A">
        <w:rPr>
          <w:color w:val="000000" w:themeColor="text1"/>
          <w:sz w:val="28"/>
          <w:szCs w:val="28"/>
        </w:rPr>
        <w:t xml:space="preserve"> open</w:t>
      </w:r>
      <w:r w:rsidRPr="0035384A">
        <w:rPr>
          <w:color w:val="000000" w:themeColor="text1"/>
          <w:spacing w:val="-17"/>
          <w:sz w:val="28"/>
          <w:szCs w:val="28"/>
        </w:rPr>
        <w:t xml:space="preserve"> </w:t>
      </w:r>
      <w:r w:rsidRPr="0035384A">
        <w:rPr>
          <w:color w:val="000000" w:themeColor="text1"/>
          <w:sz w:val="28"/>
          <w:szCs w:val="28"/>
        </w:rPr>
        <w:t>preferences</w:t>
      </w:r>
    </w:p>
    <w:p w14:paraId="31A94D37" w14:textId="77777777" w:rsidR="001D576D" w:rsidRPr="0035384A" w:rsidRDefault="001D576D" w:rsidP="001D576D">
      <w:pPr>
        <w:pStyle w:val="BodyText"/>
        <w:spacing w:before="11"/>
        <w:rPr>
          <w:color w:val="000000" w:themeColor="text1"/>
          <w:sz w:val="28"/>
          <w:szCs w:val="28"/>
        </w:rPr>
      </w:pPr>
    </w:p>
    <w:p w14:paraId="4703F446" w14:textId="77777777" w:rsidR="001D576D" w:rsidRPr="0035384A" w:rsidRDefault="001D576D" w:rsidP="001D576D">
      <w:pPr>
        <w:pStyle w:val="ListParagraph"/>
        <w:widowControl w:val="0"/>
        <w:numPr>
          <w:ilvl w:val="0"/>
          <w:numId w:val="31"/>
        </w:numPr>
        <w:tabs>
          <w:tab w:val="left" w:pos="517"/>
          <w:tab w:val="left" w:pos="1070"/>
          <w:tab w:val="left" w:pos="1756"/>
          <w:tab w:val="left" w:pos="3135"/>
          <w:tab w:val="left" w:pos="4250"/>
          <w:tab w:val="left" w:pos="5547"/>
          <w:tab w:val="left" w:pos="6500"/>
          <w:tab w:val="left" w:pos="7255"/>
          <w:tab w:val="left" w:pos="7938"/>
          <w:tab w:val="left" w:pos="9221"/>
        </w:tabs>
        <w:autoSpaceDE w:val="0"/>
        <w:autoSpaceDN w:val="0"/>
        <w:spacing w:after="0" w:line="470" w:lineRule="auto"/>
        <w:ind w:right="140"/>
        <w:contextualSpacing w:val="0"/>
        <w:rPr>
          <w:color w:val="000000" w:themeColor="text1"/>
          <w:sz w:val="28"/>
          <w:szCs w:val="28"/>
        </w:rPr>
      </w:pPr>
      <w:r w:rsidRPr="0035384A">
        <w:rPr>
          <w:color w:val="000000" w:themeColor="text1"/>
          <w:sz w:val="28"/>
          <w:szCs w:val="28"/>
        </w:rPr>
        <w:lastRenderedPageBreak/>
        <w:t>In</w:t>
      </w:r>
      <w:r w:rsidRPr="0035384A">
        <w:rPr>
          <w:color w:val="000000" w:themeColor="text1"/>
          <w:sz w:val="28"/>
          <w:szCs w:val="28"/>
        </w:rPr>
        <w:tab/>
        <w:t>the</w:t>
      </w:r>
      <w:r w:rsidRPr="0035384A">
        <w:rPr>
          <w:color w:val="000000" w:themeColor="text1"/>
          <w:sz w:val="28"/>
          <w:szCs w:val="28"/>
        </w:rPr>
        <w:tab/>
        <w:t>additional</w:t>
      </w:r>
      <w:r w:rsidRPr="0035384A">
        <w:rPr>
          <w:color w:val="000000" w:themeColor="text1"/>
          <w:sz w:val="28"/>
          <w:szCs w:val="28"/>
        </w:rPr>
        <w:tab/>
        <w:t>Boards</w:t>
      </w:r>
      <w:r w:rsidRPr="0035384A">
        <w:rPr>
          <w:color w:val="000000" w:themeColor="text1"/>
          <w:sz w:val="28"/>
          <w:szCs w:val="28"/>
        </w:rPr>
        <w:tab/>
        <w:t>Manager</w:t>
      </w:r>
      <w:r w:rsidRPr="0035384A">
        <w:rPr>
          <w:color w:val="000000" w:themeColor="text1"/>
          <w:sz w:val="28"/>
          <w:szCs w:val="28"/>
        </w:rPr>
        <w:tab/>
        <w:t>URLs</w:t>
      </w:r>
      <w:r w:rsidRPr="0035384A">
        <w:rPr>
          <w:color w:val="000000" w:themeColor="text1"/>
          <w:sz w:val="28"/>
          <w:szCs w:val="28"/>
        </w:rPr>
        <w:tab/>
        <w:t>add</w:t>
      </w:r>
      <w:r w:rsidRPr="0035384A">
        <w:rPr>
          <w:color w:val="000000" w:themeColor="text1"/>
          <w:sz w:val="28"/>
          <w:szCs w:val="28"/>
        </w:rPr>
        <w:tab/>
        <w:t>the</w:t>
      </w:r>
      <w:r w:rsidRPr="0035384A">
        <w:rPr>
          <w:color w:val="000000" w:themeColor="text1"/>
          <w:sz w:val="28"/>
          <w:szCs w:val="28"/>
        </w:rPr>
        <w:tab/>
        <w:t>following</w:t>
      </w:r>
      <w:r w:rsidRPr="0035384A">
        <w:rPr>
          <w:color w:val="000000" w:themeColor="text1"/>
          <w:sz w:val="28"/>
          <w:szCs w:val="28"/>
        </w:rPr>
        <w:tab/>
      </w:r>
      <w:r w:rsidRPr="0035384A">
        <w:rPr>
          <w:color w:val="000000" w:themeColor="text1"/>
          <w:spacing w:val="-4"/>
          <w:sz w:val="28"/>
          <w:szCs w:val="28"/>
        </w:rPr>
        <w:t xml:space="preserve">link </w:t>
      </w:r>
      <w:hyperlink r:id="rId34">
        <w:r w:rsidRPr="0035384A">
          <w:rPr>
            <w:color w:val="000000" w:themeColor="text1"/>
            <w:sz w:val="28"/>
            <w:szCs w:val="28"/>
          </w:rPr>
          <w:t>(htt</w:t>
        </w:r>
      </w:hyperlink>
      <w:r w:rsidRPr="0035384A">
        <w:rPr>
          <w:color w:val="000000" w:themeColor="text1"/>
          <w:sz w:val="28"/>
          <w:szCs w:val="28"/>
        </w:rPr>
        <w:t>p</w:t>
      </w:r>
      <w:hyperlink r:id="rId35">
        <w:r w:rsidRPr="0035384A">
          <w:rPr>
            <w:color w:val="000000" w:themeColor="text1"/>
            <w:sz w:val="28"/>
            <w:szCs w:val="28"/>
          </w:rPr>
          <w:t xml:space="preserve">://arduino.esp8266.com/stable/package_esp8266com_index.json) </w:t>
        </w:r>
      </w:hyperlink>
      <w:r w:rsidRPr="0035384A">
        <w:rPr>
          <w:color w:val="000000" w:themeColor="text1"/>
          <w:sz w:val="28"/>
          <w:szCs w:val="28"/>
        </w:rPr>
        <w:t>and click</w:t>
      </w:r>
      <w:r w:rsidRPr="0035384A">
        <w:rPr>
          <w:color w:val="000000" w:themeColor="text1"/>
          <w:spacing w:val="-15"/>
          <w:sz w:val="28"/>
          <w:szCs w:val="28"/>
        </w:rPr>
        <w:t xml:space="preserve"> </w:t>
      </w:r>
      <w:r w:rsidRPr="0035384A">
        <w:rPr>
          <w:color w:val="000000" w:themeColor="text1"/>
          <w:sz w:val="28"/>
          <w:szCs w:val="28"/>
        </w:rPr>
        <w:t>OK</w:t>
      </w:r>
    </w:p>
    <w:p w14:paraId="7DBEEB3B" w14:textId="77777777" w:rsidR="001D576D" w:rsidRPr="0035384A" w:rsidRDefault="001D576D" w:rsidP="001D576D">
      <w:pPr>
        <w:pStyle w:val="ListParagraph"/>
        <w:widowControl w:val="0"/>
        <w:numPr>
          <w:ilvl w:val="0"/>
          <w:numId w:val="31"/>
        </w:numPr>
        <w:tabs>
          <w:tab w:val="left" w:pos="517"/>
        </w:tabs>
        <w:autoSpaceDE w:val="0"/>
        <w:autoSpaceDN w:val="0"/>
        <w:spacing w:after="0" w:line="274" w:lineRule="exact"/>
        <w:ind w:hanging="362"/>
        <w:contextualSpacing w:val="0"/>
        <w:rPr>
          <w:color w:val="000000" w:themeColor="text1"/>
          <w:sz w:val="28"/>
          <w:szCs w:val="28"/>
        </w:rPr>
      </w:pPr>
      <w:r w:rsidRPr="0035384A">
        <w:rPr>
          <w:color w:val="000000" w:themeColor="text1"/>
          <w:sz w:val="28"/>
          <w:szCs w:val="28"/>
        </w:rPr>
        <w:t>Goto Tools&gt;</w:t>
      </w:r>
      <w:proofErr w:type="spellStart"/>
      <w:r w:rsidRPr="0035384A">
        <w:rPr>
          <w:color w:val="000000" w:themeColor="text1"/>
          <w:sz w:val="28"/>
          <w:szCs w:val="28"/>
        </w:rPr>
        <w:t>Borads</w:t>
      </w:r>
      <w:proofErr w:type="spellEnd"/>
      <w:r w:rsidRPr="0035384A">
        <w:rPr>
          <w:color w:val="000000" w:themeColor="text1"/>
          <w:sz w:val="28"/>
          <w:szCs w:val="28"/>
        </w:rPr>
        <w:t>&gt;Boards</w:t>
      </w:r>
      <w:r w:rsidRPr="0035384A">
        <w:rPr>
          <w:color w:val="000000" w:themeColor="text1"/>
          <w:spacing w:val="-2"/>
          <w:sz w:val="28"/>
          <w:szCs w:val="28"/>
        </w:rPr>
        <w:t xml:space="preserve"> </w:t>
      </w:r>
      <w:r w:rsidRPr="0035384A">
        <w:rPr>
          <w:color w:val="000000" w:themeColor="text1"/>
          <w:sz w:val="28"/>
          <w:szCs w:val="28"/>
        </w:rPr>
        <w:t>Manager</w:t>
      </w:r>
    </w:p>
    <w:p w14:paraId="2053336B" w14:textId="77777777" w:rsidR="001D576D" w:rsidRPr="0035384A" w:rsidRDefault="001D576D" w:rsidP="001D576D">
      <w:pPr>
        <w:pStyle w:val="BodyText"/>
        <w:spacing w:before="11"/>
        <w:rPr>
          <w:color w:val="000000" w:themeColor="text1"/>
          <w:sz w:val="28"/>
          <w:szCs w:val="28"/>
        </w:rPr>
      </w:pPr>
    </w:p>
    <w:p w14:paraId="32E84273" w14:textId="77777777" w:rsidR="001D576D" w:rsidRPr="0035384A" w:rsidRDefault="001D576D" w:rsidP="001D576D">
      <w:pPr>
        <w:pStyle w:val="ListParagraph"/>
        <w:widowControl w:val="0"/>
        <w:numPr>
          <w:ilvl w:val="0"/>
          <w:numId w:val="31"/>
        </w:numPr>
        <w:tabs>
          <w:tab w:val="left" w:pos="517"/>
        </w:tabs>
        <w:autoSpaceDE w:val="0"/>
        <w:autoSpaceDN w:val="0"/>
        <w:spacing w:after="0" w:line="468" w:lineRule="auto"/>
        <w:ind w:right="142"/>
        <w:contextualSpacing w:val="0"/>
        <w:rPr>
          <w:color w:val="000000" w:themeColor="text1"/>
          <w:sz w:val="28"/>
          <w:szCs w:val="28"/>
        </w:rPr>
      </w:pPr>
      <w:r w:rsidRPr="0035384A">
        <w:rPr>
          <w:color w:val="000000" w:themeColor="text1"/>
          <w:sz w:val="28"/>
          <w:szCs w:val="28"/>
        </w:rPr>
        <w:t>In</w:t>
      </w:r>
      <w:r w:rsidRPr="0035384A">
        <w:rPr>
          <w:color w:val="000000" w:themeColor="text1"/>
          <w:spacing w:val="-11"/>
          <w:sz w:val="28"/>
          <w:szCs w:val="28"/>
        </w:rPr>
        <w:t xml:space="preserve"> </w:t>
      </w:r>
      <w:r w:rsidRPr="0035384A">
        <w:rPr>
          <w:color w:val="000000" w:themeColor="text1"/>
          <w:sz w:val="28"/>
          <w:szCs w:val="28"/>
        </w:rPr>
        <w:t>the</w:t>
      </w:r>
      <w:r w:rsidRPr="0035384A">
        <w:rPr>
          <w:color w:val="000000" w:themeColor="text1"/>
          <w:spacing w:val="-11"/>
          <w:sz w:val="28"/>
          <w:szCs w:val="28"/>
        </w:rPr>
        <w:t xml:space="preserve"> </w:t>
      </w:r>
      <w:r w:rsidRPr="0035384A">
        <w:rPr>
          <w:color w:val="000000" w:themeColor="text1"/>
          <w:sz w:val="28"/>
          <w:szCs w:val="28"/>
        </w:rPr>
        <w:t>search</w:t>
      </w:r>
      <w:r w:rsidRPr="0035384A">
        <w:rPr>
          <w:color w:val="000000" w:themeColor="text1"/>
          <w:spacing w:val="-13"/>
          <w:sz w:val="28"/>
          <w:szCs w:val="28"/>
        </w:rPr>
        <w:t xml:space="preserve"> </w:t>
      </w:r>
      <w:r w:rsidRPr="0035384A">
        <w:rPr>
          <w:color w:val="000000" w:themeColor="text1"/>
          <w:sz w:val="28"/>
          <w:szCs w:val="28"/>
        </w:rPr>
        <w:t>field</w:t>
      </w:r>
      <w:r w:rsidRPr="0035384A">
        <w:rPr>
          <w:color w:val="000000" w:themeColor="text1"/>
          <w:spacing w:val="-11"/>
          <w:sz w:val="28"/>
          <w:szCs w:val="28"/>
        </w:rPr>
        <w:t xml:space="preserve"> </w:t>
      </w:r>
      <w:r w:rsidRPr="0035384A">
        <w:rPr>
          <w:color w:val="000000" w:themeColor="text1"/>
          <w:sz w:val="28"/>
          <w:szCs w:val="28"/>
        </w:rPr>
        <w:t>type</w:t>
      </w:r>
      <w:r w:rsidRPr="0035384A">
        <w:rPr>
          <w:color w:val="000000" w:themeColor="text1"/>
          <w:spacing w:val="-13"/>
          <w:sz w:val="28"/>
          <w:szCs w:val="28"/>
        </w:rPr>
        <w:t xml:space="preserve"> </w:t>
      </w:r>
      <w:r w:rsidRPr="0035384A">
        <w:rPr>
          <w:color w:val="000000" w:themeColor="text1"/>
          <w:sz w:val="28"/>
          <w:szCs w:val="28"/>
        </w:rPr>
        <w:t>esp8266</w:t>
      </w:r>
      <w:r w:rsidRPr="0035384A">
        <w:rPr>
          <w:color w:val="000000" w:themeColor="text1"/>
          <w:spacing w:val="-11"/>
          <w:sz w:val="28"/>
          <w:szCs w:val="28"/>
        </w:rPr>
        <w:t xml:space="preserve"> </w:t>
      </w:r>
      <w:r w:rsidRPr="0035384A">
        <w:rPr>
          <w:color w:val="000000" w:themeColor="text1"/>
          <w:sz w:val="28"/>
          <w:szCs w:val="28"/>
        </w:rPr>
        <w:t>click</w:t>
      </w:r>
      <w:r w:rsidRPr="0035384A">
        <w:rPr>
          <w:color w:val="000000" w:themeColor="text1"/>
          <w:spacing w:val="-12"/>
          <w:sz w:val="28"/>
          <w:szCs w:val="28"/>
        </w:rPr>
        <w:t xml:space="preserve"> </w:t>
      </w:r>
      <w:r w:rsidRPr="0035384A">
        <w:rPr>
          <w:color w:val="000000" w:themeColor="text1"/>
          <w:sz w:val="28"/>
          <w:szCs w:val="28"/>
        </w:rPr>
        <w:t>the</w:t>
      </w:r>
      <w:r w:rsidRPr="0035384A">
        <w:rPr>
          <w:color w:val="000000" w:themeColor="text1"/>
          <w:spacing w:val="-11"/>
          <w:sz w:val="28"/>
          <w:szCs w:val="28"/>
        </w:rPr>
        <w:t xml:space="preserve"> </w:t>
      </w:r>
      <w:r w:rsidRPr="0035384A">
        <w:rPr>
          <w:color w:val="000000" w:themeColor="text1"/>
          <w:sz w:val="28"/>
          <w:szCs w:val="28"/>
        </w:rPr>
        <w:t>esp8266</w:t>
      </w:r>
      <w:r w:rsidRPr="0035384A">
        <w:rPr>
          <w:color w:val="000000" w:themeColor="text1"/>
          <w:spacing w:val="-13"/>
          <w:sz w:val="28"/>
          <w:szCs w:val="28"/>
        </w:rPr>
        <w:t xml:space="preserve"> </w:t>
      </w:r>
      <w:r w:rsidRPr="0035384A">
        <w:rPr>
          <w:color w:val="000000" w:themeColor="text1"/>
          <w:sz w:val="28"/>
          <w:szCs w:val="28"/>
        </w:rPr>
        <w:t>by</w:t>
      </w:r>
      <w:r w:rsidRPr="0035384A">
        <w:rPr>
          <w:color w:val="000000" w:themeColor="text1"/>
          <w:spacing w:val="-14"/>
          <w:sz w:val="28"/>
          <w:szCs w:val="28"/>
        </w:rPr>
        <w:t xml:space="preserve"> </w:t>
      </w:r>
      <w:r w:rsidRPr="0035384A">
        <w:rPr>
          <w:color w:val="000000" w:themeColor="text1"/>
          <w:sz w:val="28"/>
          <w:szCs w:val="28"/>
        </w:rPr>
        <w:t>ESP8266</w:t>
      </w:r>
      <w:r w:rsidRPr="0035384A">
        <w:rPr>
          <w:color w:val="000000" w:themeColor="text1"/>
          <w:spacing w:val="-11"/>
          <w:sz w:val="28"/>
          <w:szCs w:val="28"/>
        </w:rPr>
        <w:t xml:space="preserve"> </w:t>
      </w:r>
      <w:r w:rsidRPr="0035384A">
        <w:rPr>
          <w:color w:val="000000" w:themeColor="text1"/>
          <w:sz w:val="28"/>
          <w:szCs w:val="28"/>
        </w:rPr>
        <w:t>Community</w:t>
      </w:r>
      <w:r w:rsidRPr="0035384A">
        <w:rPr>
          <w:color w:val="000000" w:themeColor="text1"/>
          <w:spacing w:val="-14"/>
          <w:sz w:val="28"/>
          <w:szCs w:val="28"/>
        </w:rPr>
        <w:t xml:space="preserve"> </w:t>
      </w:r>
      <w:r w:rsidRPr="0035384A">
        <w:rPr>
          <w:color w:val="000000" w:themeColor="text1"/>
          <w:sz w:val="28"/>
          <w:szCs w:val="28"/>
        </w:rPr>
        <w:t>option</w:t>
      </w:r>
      <w:r w:rsidRPr="0035384A">
        <w:rPr>
          <w:color w:val="000000" w:themeColor="text1"/>
          <w:spacing w:val="-11"/>
          <w:sz w:val="28"/>
          <w:szCs w:val="28"/>
        </w:rPr>
        <w:t xml:space="preserve"> </w:t>
      </w:r>
      <w:r w:rsidRPr="0035384A">
        <w:rPr>
          <w:color w:val="000000" w:themeColor="text1"/>
          <w:sz w:val="28"/>
          <w:szCs w:val="28"/>
        </w:rPr>
        <w:t>and click Install</w:t>
      </w:r>
    </w:p>
    <w:p w14:paraId="134A008F" w14:textId="77777777" w:rsidR="001D576D" w:rsidRPr="0035384A" w:rsidRDefault="001D576D" w:rsidP="001D576D">
      <w:pPr>
        <w:pStyle w:val="Heading3"/>
        <w:spacing w:before="17"/>
        <w:rPr>
          <w:rFonts w:ascii="Times New Roman" w:hAnsi="Times New Roman" w:cs="Times New Roman"/>
          <w:color w:val="000000" w:themeColor="text1"/>
          <w:sz w:val="28"/>
          <w:szCs w:val="28"/>
        </w:rPr>
      </w:pPr>
      <w:r w:rsidRPr="0035384A">
        <w:rPr>
          <w:rFonts w:ascii="Times New Roman" w:hAnsi="Times New Roman" w:cs="Times New Roman"/>
          <w:color w:val="000000" w:themeColor="text1"/>
          <w:sz w:val="28"/>
          <w:szCs w:val="28"/>
        </w:rPr>
        <w:t>Step 3: Code...</w:t>
      </w:r>
    </w:p>
    <w:p w14:paraId="19042C11" w14:textId="77777777" w:rsidR="001D576D" w:rsidRPr="0035384A" w:rsidRDefault="001D576D" w:rsidP="001D576D">
      <w:pPr>
        <w:pStyle w:val="BodyText"/>
        <w:rPr>
          <w:color w:val="000000" w:themeColor="text1"/>
          <w:sz w:val="28"/>
          <w:szCs w:val="28"/>
        </w:rPr>
      </w:pPr>
    </w:p>
    <w:p w14:paraId="501B51E8" w14:textId="77777777" w:rsidR="001D576D" w:rsidRPr="0035384A" w:rsidRDefault="001D576D" w:rsidP="001D576D">
      <w:pPr>
        <w:tabs>
          <w:tab w:val="left" w:pos="1310"/>
          <w:tab w:val="left" w:pos="1929"/>
          <w:tab w:val="left" w:pos="2632"/>
          <w:tab w:val="left" w:pos="3210"/>
          <w:tab w:val="left" w:pos="4495"/>
          <w:tab w:val="left" w:pos="5195"/>
          <w:tab w:val="left" w:pos="6015"/>
          <w:tab w:val="left" w:pos="6754"/>
          <w:tab w:val="left" w:pos="7536"/>
          <w:tab w:val="left" w:pos="8970"/>
        </w:tabs>
        <w:spacing w:before="232" w:line="237" w:lineRule="auto"/>
        <w:ind w:left="516" w:right="139"/>
        <w:rPr>
          <w:color w:val="000000" w:themeColor="text1"/>
          <w:sz w:val="28"/>
          <w:szCs w:val="28"/>
        </w:rPr>
      </w:pPr>
      <w:r w:rsidRPr="0035384A">
        <w:rPr>
          <w:color w:val="000000" w:themeColor="text1"/>
          <w:sz w:val="28"/>
          <w:szCs w:val="28"/>
        </w:rPr>
        <w:t>Now</w:t>
      </w:r>
      <w:r w:rsidRPr="0035384A">
        <w:rPr>
          <w:color w:val="000000" w:themeColor="text1"/>
          <w:sz w:val="28"/>
          <w:szCs w:val="28"/>
        </w:rPr>
        <w:tab/>
        <w:t>we</w:t>
      </w:r>
      <w:r w:rsidRPr="0035384A">
        <w:rPr>
          <w:color w:val="000000" w:themeColor="text1"/>
          <w:sz w:val="28"/>
          <w:szCs w:val="28"/>
        </w:rPr>
        <w:tab/>
        <w:t>can</w:t>
      </w:r>
      <w:r w:rsidRPr="0035384A">
        <w:rPr>
          <w:color w:val="000000" w:themeColor="text1"/>
          <w:sz w:val="28"/>
          <w:szCs w:val="28"/>
        </w:rPr>
        <w:tab/>
        <w:t>do</w:t>
      </w:r>
      <w:r w:rsidRPr="0035384A">
        <w:rPr>
          <w:color w:val="000000" w:themeColor="text1"/>
          <w:sz w:val="28"/>
          <w:szCs w:val="28"/>
        </w:rPr>
        <w:tab/>
        <w:t>whatever</w:t>
      </w:r>
      <w:r w:rsidRPr="0035384A">
        <w:rPr>
          <w:color w:val="000000" w:themeColor="text1"/>
          <w:sz w:val="28"/>
          <w:szCs w:val="28"/>
        </w:rPr>
        <w:tab/>
        <w:t>you</w:t>
      </w:r>
      <w:r w:rsidRPr="0035384A">
        <w:rPr>
          <w:color w:val="000000" w:themeColor="text1"/>
          <w:sz w:val="28"/>
          <w:szCs w:val="28"/>
        </w:rPr>
        <w:tab/>
        <w:t>want</w:t>
      </w:r>
      <w:r w:rsidRPr="0035384A">
        <w:rPr>
          <w:color w:val="000000" w:themeColor="text1"/>
          <w:sz w:val="28"/>
          <w:szCs w:val="28"/>
        </w:rPr>
        <w:tab/>
        <w:t>with</w:t>
      </w:r>
      <w:r w:rsidRPr="0035384A">
        <w:rPr>
          <w:color w:val="000000" w:themeColor="text1"/>
          <w:sz w:val="28"/>
          <w:szCs w:val="28"/>
        </w:rPr>
        <w:tab/>
        <w:t>your</w:t>
      </w:r>
      <w:r w:rsidRPr="0035384A">
        <w:rPr>
          <w:color w:val="000000" w:themeColor="text1"/>
          <w:sz w:val="28"/>
          <w:szCs w:val="28"/>
        </w:rPr>
        <w:tab/>
      </w:r>
      <w:proofErr w:type="spellStart"/>
      <w:r w:rsidRPr="0035384A">
        <w:rPr>
          <w:color w:val="000000" w:themeColor="text1"/>
          <w:sz w:val="28"/>
          <w:szCs w:val="28"/>
        </w:rPr>
        <w:t>NodeMCU</w:t>
      </w:r>
      <w:proofErr w:type="spellEnd"/>
      <w:r w:rsidRPr="0035384A">
        <w:rPr>
          <w:color w:val="000000" w:themeColor="text1"/>
          <w:sz w:val="28"/>
          <w:szCs w:val="28"/>
        </w:rPr>
        <w:tab/>
      </w:r>
      <w:r w:rsidRPr="0035384A">
        <w:rPr>
          <w:color w:val="000000" w:themeColor="text1"/>
          <w:spacing w:val="-4"/>
          <w:sz w:val="28"/>
          <w:szCs w:val="28"/>
        </w:rPr>
        <w:t xml:space="preserve">board </w:t>
      </w:r>
      <w:r w:rsidRPr="0035384A">
        <w:rPr>
          <w:color w:val="000000" w:themeColor="text1"/>
          <w:sz w:val="28"/>
          <w:szCs w:val="28"/>
        </w:rPr>
        <w:t xml:space="preserve">Following is an example for led blinking with </w:t>
      </w:r>
      <w:proofErr w:type="spellStart"/>
      <w:r w:rsidRPr="0035384A">
        <w:rPr>
          <w:color w:val="000000" w:themeColor="text1"/>
          <w:sz w:val="28"/>
          <w:szCs w:val="28"/>
        </w:rPr>
        <w:t>NodeMCU</w:t>
      </w:r>
      <w:proofErr w:type="spellEnd"/>
      <w:r w:rsidRPr="0035384A">
        <w:rPr>
          <w:color w:val="000000" w:themeColor="text1"/>
          <w:sz w:val="28"/>
          <w:szCs w:val="28"/>
        </w:rPr>
        <w:t xml:space="preserve"> board via</w:t>
      </w:r>
      <w:r w:rsidRPr="0035384A">
        <w:rPr>
          <w:color w:val="000000" w:themeColor="text1"/>
          <w:spacing w:val="-12"/>
          <w:sz w:val="28"/>
          <w:szCs w:val="28"/>
        </w:rPr>
        <w:t xml:space="preserve"> </w:t>
      </w:r>
      <w:r w:rsidRPr="0035384A">
        <w:rPr>
          <w:color w:val="000000" w:themeColor="text1"/>
          <w:sz w:val="28"/>
          <w:szCs w:val="28"/>
        </w:rPr>
        <w:t>webserver</w:t>
      </w:r>
    </w:p>
    <w:p w14:paraId="432200EE" w14:textId="77777777" w:rsidR="001D576D" w:rsidRPr="0035384A" w:rsidRDefault="001D576D" w:rsidP="001D576D">
      <w:pPr>
        <w:pStyle w:val="BodyText"/>
        <w:rPr>
          <w:color w:val="000000" w:themeColor="text1"/>
          <w:sz w:val="28"/>
          <w:szCs w:val="28"/>
        </w:rPr>
      </w:pPr>
    </w:p>
    <w:p w14:paraId="0A8A8787" w14:textId="77777777" w:rsidR="001D576D" w:rsidRPr="0035384A" w:rsidRDefault="001D576D" w:rsidP="001D576D">
      <w:pPr>
        <w:pStyle w:val="BodyText"/>
        <w:spacing w:before="4"/>
        <w:rPr>
          <w:color w:val="000000" w:themeColor="text1"/>
          <w:sz w:val="28"/>
          <w:szCs w:val="28"/>
        </w:rPr>
      </w:pPr>
    </w:p>
    <w:p w14:paraId="7F7DEA14"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 xml:space="preserve">In </w:t>
      </w:r>
      <w:proofErr w:type="spellStart"/>
      <w:r w:rsidRPr="0035384A">
        <w:rPr>
          <w:color w:val="000000" w:themeColor="text1"/>
          <w:sz w:val="28"/>
          <w:szCs w:val="28"/>
        </w:rPr>
        <w:t>arduino</w:t>
      </w:r>
      <w:proofErr w:type="spellEnd"/>
      <w:r w:rsidRPr="0035384A">
        <w:rPr>
          <w:color w:val="000000" w:themeColor="text1"/>
          <w:sz w:val="28"/>
          <w:szCs w:val="28"/>
        </w:rPr>
        <w:t xml:space="preserve"> IDE </w:t>
      </w:r>
      <w:proofErr w:type="spellStart"/>
      <w:r w:rsidRPr="0035384A">
        <w:rPr>
          <w:color w:val="000000" w:themeColor="text1"/>
          <w:sz w:val="28"/>
          <w:szCs w:val="28"/>
        </w:rPr>
        <w:t>goto</w:t>
      </w:r>
      <w:proofErr w:type="spellEnd"/>
      <w:r w:rsidRPr="0035384A">
        <w:rPr>
          <w:color w:val="000000" w:themeColor="text1"/>
          <w:sz w:val="28"/>
          <w:szCs w:val="28"/>
        </w:rPr>
        <w:t xml:space="preserve"> tools&gt;Boards&gt;select NODEMCU 1.0 (ESP - 12E</w:t>
      </w:r>
      <w:r w:rsidRPr="0035384A">
        <w:rPr>
          <w:color w:val="000000" w:themeColor="text1"/>
          <w:spacing w:val="-5"/>
          <w:sz w:val="28"/>
          <w:szCs w:val="28"/>
        </w:rPr>
        <w:t xml:space="preserve"> </w:t>
      </w:r>
      <w:r w:rsidRPr="0035384A">
        <w:rPr>
          <w:color w:val="000000" w:themeColor="text1"/>
          <w:sz w:val="28"/>
          <w:szCs w:val="28"/>
        </w:rPr>
        <w:t>Module)</w:t>
      </w:r>
    </w:p>
    <w:p w14:paraId="1C8A0FA2" w14:textId="77777777" w:rsidR="001D576D" w:rsidRPr="0035384A" w:rsidRDefault="001D576D" w:rsidP="001D576D">
      <w:pPr>
        <w:pStyle w:val="BodyText"/>
        <w:spacing w:before="11"/>
        <w:rPr>
          <w:color w:val="000000" w:themeColor="text1"/>
          <w:sz w:val="28"/>
          <w:szCs w:val="28"/>
        </w:rPr>
      </w:pPr>
    </w:p>
    <w:p w14:paraId="778671D2"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40" w:lineRule="auto"/>
        <w:ind w:hanging="362"/>
        <w:contextualSpacing w:val="0"/>
        <w:rPr>
          <w:color w:val="000000" w:themeColor="text1"/>
          <w:sz w:val="28"/>
          <w:szCs w:val="28"/>
        </w:rPr>
      </w:pPr>
      <w:proofErr w:type="gramStart"/>
      <w:r w:rsidRPr="0035384A">
        <w:rPr>
          <w:color w:val="000000" w:themeColor="text1"/>
          <w:sz w:val="28"/>
          <w:szCs w:val="28"/>
        </w:rPr>
        <w:t>again</w:t>
      </w:r>
      <w:proofErr w:type="gramEnd"/>
      <w:r w:rsidRPr="0035384A">
        <w:rPr>
          <w:color w:val="000000" w:themeColor="text1"/>
          <w:sz w:val="28"/>
          <w:szCs w:val="28"/>
        </w:rPr>
        <w:t xml:space="preserve"> </w:t>
      </w:r>
      <w:proofErr w:type="spellStart"/>
      <w:r w:rsidRPr="0035384A">
        <w:rPr>
          <w:color w:val="000000" w:themeColor="text1"/>
          <w:sz w:val="28"/>
          <w:szCs w:val="28"/>
        </w:rPr>
        <w:t>goto</w:t>
      </w:r>
      <w:proofErr w:type="spellEnd"/>
      <w:r w:rsidRPr="0035384A">
        <w:rPr>
          <w:color w:val="000000" w:themeColor="text1"/>
          <w:sz w:val="28"/>
          <w:szCs w:val="28"/>
        </w:rPr>
        <w:t xml:space="preserve"> tools and select port.</w:t>
      </w:r>
    </w:p>
    <w:p w14:paraId="7BC9796D" w14:textId="77777777" w:rsidR="001D576D" w:rsidRPr="0035384A" w:rsidRDefault="001D576D" w:rsidP="001D576D">
      <w:pPr>
        <w:pStyle w:val="BodyText"/>
        <w:spacing w:before="11"/>
        <w:rPr>
          <w:color w:val="000000" w:themeColor="text1"/>
          <w:sz w:val="28"/>
          <w:szCs w:val="28"/>
        </w:rPr>
      </w:pPr>
    </w:p>
    <w:p w14:paraId="7B44396A"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 xml:space="preserve">Change the </w:t>
      </w:r>
      <w:proofErr w:type="spellStart"/>
      <w:r w:rsidRPr="0035384A">
        <w:rPr>
          <w:color w:val="000000" w:themeColor="text1"/>
          <w:sz w:val="28"/>
          <w:szCs w:val="28"/>
        </w:rPr>
        <w:t>Wifi</w:t>
      </w:r>
      <w:proofErr w:type="spellEnd"/>
      <w:r w:rsidRPr="0035384A">
        <w:rPr>
          <w:color w:val="000000" w:themeColor="text1"/>
          <w:sz w:val="28"/>
          <w:szCs w:val="28"/>
        </w:rPr>
        <w:t xml:space="preserve"> name and password from the following</w:t>
      </w:r>
      <w:r w:rsidRPr="0035384A">
        <w:rPr>
          <w:color w:val="000000" w:themeColor="text1"/>
          <w:spacing w:val="-19"/>
          <w:sz w:val="28"/>
          <w:szCs w:val="28"/>
        </w:rPr>
        <w:t xml:space="preserve"> </w:t>
      </w:r>
      <w:r w:rsidRPr="0035384A">
        <w:rPr>
          <w:color w:val="000000" w:themeColor="text1"/>
          <w:sz w:val="28"/>
          <w:szCs w:val="28"/>
        </w:rPr>
        <w:t>code.</w:t>
      </w:r>
    </w:p>
    <w:p w14:paraId="035B8A3A" w14:textId="77777777" w:rsidR="001D576D" w:rsidRPr="0035384A" w:rsidRDefault="001D576D" w:rsidP="001D576D">
      <w:pPr>
        <w:pStyle w:val="BodyText"/>
        <w:rPr>
          <w:color w:val="000000" w:themeColor="text1"/>
          <w:sz w:val="28"/>
          <w:szCs w:val="28"/>
        </w:rPr>
      </w:pPr>
    </w:p>
    <w:p w14:paraId="69D28A24"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Now click on Upload button to upload the following</w:t>
      </w:r>
      <w:r w:rsidRPr="0035384A">
        <w:rPr>
          <w:color w:val="000000" w:themeColor="text1"/>
          <w:spacing w:val="-16"/>
          <w:sz w:val="28"/>
          <w:szCs w:val="28"/>
        </w:rPr>
        <w:t xml:space="preserve"> </w:t>
      </w:r>
      <w:r w:rsidRPr="0035384A">
        <w:rPr>
          <w:color w:val="000000" w:themeColor="text1"/>
          <w:sz w:val="28"/>
          <w:szCs w:val="28"/>
        </w:rPr>
        <w:t>code.</w:t>
      </w:r>
    </w:p>
    <w:p w14:paraId="4D0A7453" w14:textId="77777777" w:rsidR="001D576D" w:rsidRPr="0035384A" w:rsidRDefault="001D576D" w:rsidP="001D576D">
      <w:pPr>
        <w:pStyle w:val="BodyText"/>
        <w:spacing w:before="11"/>
        <w:rPr>
          <w:color w:val="000000" w:themeColor="text1"/>
          <w:sz w:val="28"/>
          <w:szCs w:val="28"/>
        </w:rPr>
      </w:pPr>
    </w:p>
    <w:p w14:paraId="251D678D"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470" w:lineRule="auto"/>
        <w:ind w:right="139"/>
        <w:contextualSpacing w:val="0"/>
        <w:rPr>
          <w:color w:val="000000" w:themeColor="text1"/>
          <w:sz w:val="28"/>
          <w:szCs w:val="28"/>
        </w:rPr>
      </w:pPr>
      <w:r w:rsidRPr="0035384A">
        <w:rPr>
          <w:color w:val="000000" w:themeColor="text1"/>
          <w:sz w:val="28"/>
          <w:szCs w:val="28"/>
        </w:rPr>
        <w:t xml:space="preserve">Connect the </w:t>
      </w:r>
      <w:proofErr w:type="spellStart"/>
      <w:r w:rsidRPr="0035384A">
        <w:rPr>
          <w:color w:val="000000" w:themeColor="text1"/>
          <w:sz w:val="28"/>
          <w:szCs w:val="28"/>
        </w:rPr>
        <w:t>led's</w:t>
      </w:r>
      <w:proofErr w:type="spellEnd"/>
      <w:r w:rsidRPr="0035384A">
        <w:rPr>
          <w:color w:val="000000" w:themeColor="text1"/>
          <w:sz w:val="28"/>
          <w:szCs w:val="28"/>
        </w:rPr>
        <w:t xml:space="preserve"> positive leg on D9 pin of board and negative to the ground of the code.</w:t>
      </w:r>
    </w:p>
    <w:p w14:paraId="741A4610"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74" w:lineRule="exact"/>
        <w:ind w:hanging="362"/>
        <w:contextualSpacing w:val="0"/>
        <w:rPr>
          <w:color w:val="000000" w:themeColor="text1"/>
          <w:sz w:val="28"/>
          <w:szCs w:val="28"/>
        </w:rPr>
      </w:pPr>
      <w:r w:rsidRPr="0035384A">
        <w:rPr>
          <w:color w:val="000000" w:themeColor="text1"/>
          <w:sz w:val="28"/>
          <w:szCs w:val="28"/>
        </w:rPr>
        <w:t xml:space="preserve">Power up the board and open the serial monitor from </w:t>
      </w:r>
      <w:proofErr w:type="spellStart"/>
      <w:r w:rsidRPr="0035384A">
        <w:rPr>
          <w:color w:val="000000" w:themeColor="text1"/>
          <w:sz w:val="28"/>
          <w:szCs w:val="28"/>
        </w:rPr>
        <w:t>arduino</w:t>
      </w:r>
      <w:proofErr w:type="spellEnd"/>
      <w:r w:rsidRPr="0035384A">
        <w:rPr>
          <w:color w:val="000000" w:themeColor="text1"/>
          <w:spacing w:val="-14"/>
          <w:sz w:val="28"/>
          <w:szCs w:val="28"/>
        </w:rPr>
        <w:t xml:space="preserve"> </w:t>
      </w:r>
      <w:r w:rsidRPr="0035384A">
        <w:rPr>
          <w:color w:val="000000" w:themeColor="text1"/>
          <w:sz w:val="28"/>
          <w:szCs w:val="28"/>
        </w:rPr>
        <w:t>IDE</w:t>
      </w:r>
    </w:p>
    <w:p w14:paraId="2EFEDCB5" w14:textId="77777777" w:rsidR="001D576D" w:rsidRPr="0035384A" w:rsidRDefault="001D576D" w:rsidP="001D576D">
      <w:pPr>
        <w:pStyle w:val="BodyText"/>
        <w:spacing w:before="11"/>
        <w:rPr>
          <w:color w:val="000000" w:themeColor="text1"/>
          <w:sz w:val="28"/>
          <w:szCs w:val="28"/>
        </w:rPr>
      </w:pPr>
    </w:p>
    <w:p w14:paraId="0265E034"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 xml:space="preserve">after connecting to the </w:t>
      </w:r>
      <w:proofErr w:type="spellStart"/>
      <w:r w:rsidRPr="0035384A">
        <w:rPr>
          <w:color w:val="000000" w:themeColor="text1"/>
          <w:sz w:val="28"/>
          <w:szCs w:val="28"/>
        </w:rPr>
        <w:t>wifi</w:t>
      </w:r>
      <w:proofErr w:type="spellEnd"/>
      <w:r w:rsidRPr="0035384A">
        <w:rPr>
          <w:color w:val="000000" w:themeColor="text1"/>
          <w:sz w:val="28"/>
          <w:szCs w:val="28"/>
        </w:rPr>
        <w:t xml:space="preserve"> it will show you the IP</w:t>
      </w:r>
      <w:r w:rsidRPr="0035384A">
        <w:rPr>
          <w:color w:val="000000" w:themeColor="text1"/>
          <w:spacing w:val="-14"/>
          <w:sz w:val="28"/>
          <w:szCs w:val="28"/>
        </w:rPr>
        <w:t xml:space="preserve"> </w:t>
      </w:r>
      <w:r w:rsidRPr="0035384A">
        <w:rPr>
          <w:color w:val="000000" w:themeColor="text1"/>
          <w:sz w:val="28"/>
          <w:szCs w:val="28"/>
        </w:rPr>
        <w:t>address.</w:t>
      </w:r>
    </w:p>
    <w:p w14:paraId="1956D334" w14:textId="77777777" w:rsidR="001D576D" w:rsidRPr="0035384A" w:rsidRDefault="001D576D" w:rsidP="001D576D">
      <w:pPr>
        <w:pStyle w:val="BodyText"/>
        <w:spacing w:before="11"/>
        <w:rPr>
          <w:color w:val="000000" w:themeColor="text1"/>
          <w:sz w:val="28"/>
          <w:szCs w:val="28"/>
        </w:rPr>
      </w:pPr>
    </w:p>
    <w:p w14:paraId="32F14118"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lastRenderedPageBreak/>
        <w:t xml:space="preserve">type that IP address on the web </w:t>
      </w:r>
      <w:proofErr w:type="gramStart"/>
      <w:r w:rsidRPr="0035384A">
        <w:rPr>
          <w:color w:val="000000" w:themeColor="text1"/>
          <w:sz w:val="28"/>
          <w:szCs w:val="28"/>
        </w:rPr>
        <w:t>browser(</w:t>
      </w:r>
      <w:proofErr w:type="gramEnd"/>
      <w:r w:rsidRPr="0035384A">
        <w:rPr>
          <w:color w:val="000000" w:themeColor="text1"/>
          <w:sz w:val="28"/>
          <w:szCs w:val="28"/>
        </w:rPr>
        <w:t>Edge, Chrome, Firefox</w:t>
      </w:r>
      <w:r w:rsidRPr="0035384A">
        <w:rPr>
          <w:color w:val="000000" w:themeColor="text1"/>
          <w:spacing w:val="-13"/>
          <w:sz w:val="28"/>
          <w:szCs w:val="28"/>
        </w:rPr>
        <w:t xml:space="preserve"> </w:t>
      </w:r>
      <w:r w:rsidRPr="0035384A">
        <w:rPr>
          <w:color w:val="000000" w:themeColor="text1"/>
          <w:sz w:val="28"/>
          <w:szCs w:val="28"/>
        </w:rPr>
        <w:t>etc..)</w:t>
      </w:r>
    </w:p>
    <w:p w14:paraId="6C5AFFF8" w14:textId="77777777" w:rsidR="001D576D" w:rsidRPr="0035384A" w:rsidRDefault="001D576D" w:rsidP="001D576D">
      <w:pPr>
        <w:pStyle w:val="BodyText"/>
        <w:spacing w:before="9"/>
        <w:rPr>
          <w:color w:val="000000" w:themeColor="text1"/>
          <w:sz w:val="28"/>
          <w:szCs w:val="28"/>
        </w:rPr>
      </w:pPr>
    </w:p>
    <w:p w14:paraId="7A1ACD85" w14:textId="77777777" w:rsidR="001D576D" w:rsidRPr="0035384A" w:rsidRDefault="001D576D" w:rsidP="001D576D">
      <w:pPr>
        <w:pStyle w:val="ListParagraph"/>
        <w:widowControl w:val="0"/>
        <w:numPr>
          <w:ilvl w:val="0"/>
          <w:numId w:val="30"/>
        </w:numPr>
        <w:tabs>
          <w:tab w:val="left" w:pos="516"/>
          <w:tab w:val="left" w:pos="517"/>
        </w:tabs>
        <w:autoSpaceDE w:val="0"/>
        <w:autoSpaceDN w:val="0"/>
        <w:spacing w:after="0" w:line="240" w:lineRule="auto"/>
        <w:ind w:hanging="362"/>
        <w:contextualSpacing w:val="0"/>
        <w:rPr>
          <w:color w:val="000000" w:themeColor="text1"/>
          <w:sz w:val="28"/>
          <w:szCs w:val="28"/>
        </w:rPr>
      </w:pPr>
      <w:r w:rsidRPr="0035384A">
        <w:rPr>
          <w:color w:val="000000" w:themeColor="text1"/>
          <w:sz w:val="28"/>
          <w:szCs w:val="28"/>
        </w:rPr>
        <w:t>A webpage will open you can change the status of LED by turning it ON or</w:t>
      </w:r>
      <w:r w:rsidRPr="0035384A">
        <w:rPr>
          <w:color w:val="000000" w:themeColor="text1"/>
          <w:spacing w:val="-20"/>
          <w:sz w:val="28"/>
          <w:szCs w:val="28"/>
        </w:rPr>
        <w:t xml:space="preserve"> </w:t>
      </w:r>
      <w:r w:rsidRPr="0035384A">
        <w:rPr>
          <w:color w:val="000000" w:themeColor="text1"/>
          <w:sz w:val="28"/>
          <w:szCs w:val="28"/>
        </w:rPr>
        <w:t>OFF.</w:t>
      </w:r>
    </w:p>
    <w:p w14:paraId="714B4E0A" w14:textId="77777777" w:rsidR="001D576D" w:rsidRPr="0035384A" w:rsidRDefault="001D576D" w:rsidP="001D576D">
      <w:pPr>
        <w:pStyle w:val="BodyText"/>
        <w:ind w:left="517"/>
        <w:rPr>
          <w:color w:val="000000" w:themeColor="text1"/>
          <w:sz w:val="28"/>
          <w:szCs w:val="28"/>
        </w:rPr>
      </w:pPr>
      <w:r w:rsidRPr="0035384A">
        <w:rPr>
          <w:noProof/>
          <w:color w:val="000000" w:themeColor="text1"/>
          <w:sz w:val="28"/>
          <w:szCs w:val="28"/>
        </w:rPr>
        <w:drawing>
          <wp:inline distT="0" distB="0" distL="0" distR="0" wp14:anchorId="47296A93" wp14:editId="1AEA6006">
            <wp:extent cx="5724088" cy="3170681"/>
            <wp:effectExtent l="0" t="0" r="0" b="0"/>
            <wp:docPr id="36" name="image16.jpeg" descr="Picture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36" cstate="print"/>
                    <a:stretch>
                      <a:fillRect/>
                    </a:stretch>
                  </pic:blipFill>
                  <pic:spPr>
                    <a:xfrm>
                      <a:off x="0" y="0"/>
                      <a:ext cx="5724088" cy="3170681"/>
                    </a:xfrm>
                    <a:prstGeom prst="rect">
                      <a:avLst/>
                    </a:prstGeom>
                  </pic:spPr>
                </pic:pic>
              </a:graphicData>
            </a:graphic>
          </wp:inline>
        </w:drawing>
      </w:r>
    </w:p>
    <w:p w14:paraId="70FDD708" w14:textId="77777777" w:rsidR="00D02885" w:rsidRDefault="00D02885" w:rsidP="0021440A">
      <w:pPr>
        <w:spacing w:line="360" w:lineRule="auto"/>
        <w:rPr>
          <w:rFonts w:ascii="Times New Roman" w:hAnsi="Times New Roman" w:cs="Times New Roman"/>
          <w:b/>
          <w:bCs/>
          <w:sz w:val="28"/>
          <w:szCs w:val="28"/>
        </w:rPr>
      </w:pPr>
    </w:p>
    <w:p w14:paraId="552F426B" w14:textId="77777777" w:rsidR="00D02885" w:rsidRDefault="00D02885" w:rsidP="0021440A">
      <w:pPr>
        <w:spacing w:line="360" w:lineRule="auto"/>
        <w:rPr>
          <w:rFonts w:ascii="Times New Roman" w:hAnsi="Times New Roman" w:cs="Times New Roman"/>
          <w:b/>
          <w:bCs/>
          <w:sz w:val="28"/>
          <w:szCs w:val="28"/>
        </w:rPr>
      </w:pPr>
    </w:p>
    <w:p w14:paraId="1113EE19" w14:textId="77777777" w:rsidR="00D02885" w:rsidRDefault="00D02885" w:rsidP="0021440A">
      <w:pPr>
        <w:spacing w:line="360" w:lineRule="auto"/>
        <w:rPr>
          <w:rFonts w:ascii="Times New Roman" w:hAnsi="Times New Roman" w:cs="Times New Roman"/>
          <w:b/>
          <w:bCs/>
          <w:sz w:val="28"/>
          <w:szCs w:val="28"/>
        </w:rPr>
      </w:pPr>
    </w:p>
    <w:p w14:paraId="44A1E5C9" w14:textId="77777777" w:rsidR="00D02885" w:rsidRDefault="00D02885" w:rsidP="0021440A">
      <w:pPr>
        <w:spacing w:line="360" w:lineRule="auto"/>
        <w:rPr>
          <w:rFonts w:ascii="Times New Roman" w:hAnsi="Times New Roman" w:cs="Times New Roman"/>
          <w:b/>
          <w:bCs/>
          <w:sz w:val="28"/>
          <w:szCs w:val="28"/>
        </w:rPr>
      </w:pPr>
    </w:p>
    <w:p w14:paraId="11F92C69" w14:textId="77777777" w:rsidR="00723EBE" w:rsidRPr="009A33F8" w:rsidRDefault="00723EBE" w:rsidP="0021440A">
      <w:pPr>
        <w:spacing w:line="360" w:lineRule="auto"/>
        <w:rPr>
          <w:rFonts w:ascii="Times New Roman" w:hAnsi="Times New Roman" w:cs="Times New Roman"/>
          <w:sz w:val="28"/>
          <w:szCs w:val="28"/>
        </w:rPr>
      </w:pPr>
      <w:r w:rsidRPr="009A33F8">
        <w:rPr>
          <w:rFonts w:ascii="Times New Roman" w:hAnsi="Times New Roman" w:cs="Times New Roman"/>
          <w:b/>
          <w:bCs/>
          <w:sz w:val="28"/>
          <w:szCs w:val="28"/>
        </w:rPr>
        <w:t>Introduction</w:t>
      </w:r>
    </w:p>
    <w:p w14:paraId="1F296A33" w14:textId="77777777" w:rsidR="0021440A" w:rsidRDefault="00723EBE" w:rsidP="00723EBE">
      <w:pPr>
        <w:rPr>
          <w:rFonts w:ascii="Times New Roman" w:hAnsi="Times New Roman" w:cs="Times New Roman"/>
          <w:sz w:val="28"/>
          <w:szCs w:val="28"/>
        </w:rPr>
      </w:pPr>
      <w:r w:rsidRPr="009A33F8">
        <w:rPr>
          <w:rFonts w:ascii="Times New Roman" w:hAnsi="Times New Roman" w:cs="Times New Roman"/>
          <w:noProof/>
          <w:sz w:val="28"/>
          <w:szCs w:val="28"/>
        </w:rPr>
        <w:lastRenderedPageBreak/>
        <w:drawing>
          <wp:inline distT="0" distB="0" distL="0" distR="0" wp14:anchorId="2C7278C2" wp14:editId="3E8F7541">
            <wp:extent cx="3209925" cy="2512913"/>
            <wp:effectExtent l="19050" t="0" r="9525" b="0"/>
            <wp:docPr id="13" name="Picture 16" descr="2cha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cha1.jpg">
                      <a:hlinkClick r:id="rId37"/>
                    </pic:cNvPr>
                    <pic:cNvPicPr>
                      <a:picLocks noChangeAspect="1" noChangeArrowheads="1"/>
                    </pic:cNvPicPr>
                  </pic:nvPicPr>
                  <pic:blipFill>
                    <a:blip r:embed="rId38"/>
                    <a:srcRect/>
                    <a:stretch>
                      <a:fillRect/>
                    </a:stretch>
                  </pic:blipFill>
                  <pic:spPr bwMode="auto">
                    <a:xfrm>
                      <a:off x="0" y="0"/>
                      <a:ext cx="3210329" cy="2513229"/>
                    </a:xfrm>
                    <a:prstGeom prst="rect">
                      <a:avLst/>
                    </a:prstGeom>
                    <a:noFill/>
                    <a:ln w="9525">
                      <a:noFill/>
                      <a:miter lim="800000"/>
                      <a:headEnd/>
                      <a:tailEnd/>
                    </a:ln>
                  </pic:spPr>
                </pic:pic>
              </a:graphicData>
            </a:graphic>
          </wp:inline>
        </w:drawing>
      </w:r>
    </w:p>
    <w:p w14:paraId="12DBE6E5" w14:textId="77777777" w:rsidR="00723EBE" w:rsidRPr="009A33F8" w:rsidRDefault="00723EBE" w:rsidP="0021440A">
      <w:pPr>
        <w:spacing w:line="360" w:lineRule="auto"/>
        <w:jc w:val="both"/>
        <w:rPr>
          <w:rFonts w:ascii="Times New Roman" w:hAnsi="Times New Roman" w:cs="Times New Roman"/>
          <w:sz w:val="28"/>
          <w:szCs w:val="28"/>
        </w:rPr>
      </w:pPr>
      <w:r w:rsidRPr="009A33F8">
        <w:rPr>
          <w:rFonts w:ascii="Times New Roman" w:hAnsi="Times New Roman" w:cs="Times New Roman"/>
          <w:sz w:val="28"/>
          <w:szCs w:val="28"/>
        </w:rPr>
        <w:br/>
      </w:r>
      <w:r w:rsidR="0021440A">
        <w:rPr>
          <w:rFonts w:ascii="Times New Roman" w:hAnsi="Times New Roman" w:cs="Times New Roman"/>
          <w:sz w:val="28"/>
          <w:szCs w:val="28"/>
        </w:rPr>
        <w:t xml:space="preserve">           </w:t>
      </w:r>
      <w:r w:rsidRPr="009A33F8">
        <w:rPr>
          <w:rFonts w:ascii="Times New Roman" w:hAnsi="Times New Roman" w:cs="Times New Roman"/>
          <w:sz w:val="28"/>
          <w:szCs w:val="28"/>
        </w:rPr>
        <w:t xml:space="preserve">This is a LOW Level 5V 2-channel </w:t>
      </w:r>
      <w:r w:rsidR="0021440A">
        <w:rPr>
          <w:rFonts w:ascii="Times New Roman" w:hAnsi="Times New Roman" w:cs="Times New Roman"/>
          <w:sz w:val="28"/>
          <w:szCs w:val="28"/>
        </w:rPr>
        <w:t xml:space="preserve">relay interface board, and each </w:t>
      </w:r>
      <w:r w:rsidRPr="009A33F8">
        <w:rPr>
          <w:rFonts w:ascii="Times New Roman" w:hAnsi="Times New Roman" w:cs="Times New Roman"/>
          <w:sz w:val="28"/>
          <w:szCs w:val="28"/>
        </w:rPr>
        <w:t xml:space="preserve">channel needs a 15-20mA driver current. It can be used to control various appliances and equipment with large current. It is </w:t>
      </w:r>
      <w:r w:rsidR="0021440A" w:rsidRPr="009A33F8">
        <w:rPr>
          <w:rFonts w:ascii="Times New Roman" w:hAnsi="Times New Roman" w:cs="Times New Roman"/>
          <w:sz w:val="28"/>
          <w:szCs w:val="28"/>
        </w:rPr>
        <w:t>equipped</w:t>
      </w:r>
      <w:r w:rsidRPr="009A33F8">
        <w:rPr>
          <w:rFonts w:ascii="Times New Roman" w:hAnsi="Times New Roman" w:cs="Times New Roman"/>
          <w:sz w:val="28"/>
          <w:szCs w:val="28"/>
        </w:rPr>
        <w:t xml:space="preserve"> with high-current relays that work under AC250V 10A or DC30V 10A. It has a standard interface that can be controlled directly by microcontroller.</w:t>
      </w:r>
    </w:p>
    <w:p w14:paraId="193593CB" w14:textId="77777777" w:rsidR="00723EBE" w:rsidRPr="009A33F8" w:rsidRDefault="00723EBE" w:rsidP="00723EBE">
      <w:pPr>
        <w:rPr>
          <w:rFonts w:ascii="Times New Roman" w:hAnsi="Times New Roman" w:cs="Times New Roman"/>
          <w:sz w:val="28"/>
          <w:szCs w:val="28"/>
        </w:rPr>
      </w:pPr>
    </w:p>
    <w:p w14:paraId="377399DB" w14:textId="77777777" w:rsidR="00723EBE" w:rsidRPr="009A33F8" w:rsidRDefault="00723EBE" w:rsidP="00644DF6">
      <w:pPr>
        <w:spacing w:line="360" w:lineRule="auto"/>
        <w:jc w:val="both"/>
        <w:rPr>
          <w:rFonts w:ascii="Times New Roman" w:hAnsi="Times New Roman" w:cs="Times New Roman"/>
          <w:sz w:val="28"/>
          <w:szCs w:val="28"/>
        </w:rPr>
      </w:pPr>
      <w:r w:rsidRPr="009A33F8">
        <w:rPr>
          <w:rFonts w:ascii="Times New Roman" w:hAnsi="Times New Roman" w:cs="Times New Roman"/>
          <w:b/>
          <w:bCs/>
          <w:sz w:val="28"/>
          <w:szCs w:val="28"/>
        </w:rPr>
        <w:t>Features</w:t>
      </w:r>
    </w:p>
    <w:p w14:paraId="68E2287E" w14:textId="77777777" w:rsidR="00723EBE" w:rsidRPr="009A33F8" w:rsidRDefault="00723EBE" w:rsidP="00644DF6">
      <w:pPr>
        <w:numPr>
          <w:ilvl w:val="0"/>
          <w:numId w:val="22"/>
        </w:numPr>
        <w:spacing w:line="360" w:lineRule="auto"/>
        <w:jc w:val="both"/>
        <w:rPr>
          <w:rFonts w:ascii="Times New Roman" w:hAnsi="Times New Roman" w:cs="Times New Roman"/>
          <w:sz w:val="28"/>
          <w:szCs w:val="28"/>
        </w:rPr>
      </w:pPr>
      <w:r w:rsidRPr="009A33F8">
        <w:rPr>
          <w:rFonts w:ascii="Times New Roman" w:hAnsi="Times New Roman" w:cs="Times New Roman"/>
          <w:sz w:val="28"/>
          <w:szCs w:val="28"/>
        </w:rPr>
        <w:t>Relay Maximum output: DC 30V/10A, AC 250V/10A</w:t>
      </w:r>
    </w:p>
    <w:p w14:paraId="473863FB" w14:textId="77777777" w:rsidR="00723EBE" w:rsidRPr="009A33F8" w:rsidRDefault="00723EBE" w:rsidP="00644DF6">
      <w:pPr>
        <w:numPr>
          <w:ilvl w:val="0"/>
          <w:numId w:val="22"/>
        </w:numPr>
        <w:spacing w:line="360" w:lineRule="auto"/>
        <w:jc w:val="both"/>
        <w:rPr>
          <w:rFonts w:ascii="Times New Roman" w:hAnsi="Times New Roman" w:cs="Times New Roman"/>
          <w:sz w:val="28"/>
          <w:szCs w:val="28"/>
        </w:rPr>
      </w:pPr>
      <w:r w:rsidRPr="009A33F8">
        <w:rPr>
          <w:rFonts w:ascii="Times New Roman" w:hAnsi="Times New Roman" w:cs="Times New Roman"/>
          <w:sz w:val="28"/>
          <w:szCs w:val="28"/>
        </w:rPr>
        <w:t xml:space="preserve">2 Channel Relay Module with </w:t>
      </w:r>
      <w:r w:rsidR="003349F8" w:rsidRPr="009A33F8">
        <w:rPr>
          <w:rFonts w:ascii="Times New Roman" w:hAnsi="Times New Roman" w:cs="Times New Roman"/>
          <w:sz w:val="28"/>
          <w:szCs w:val="28"/>
        </w:rPr>
        <w:t>Opt coupler</w:t>
      </w:r>
      <w:r w:rsidRPr="009A33F8">
        <w:rPr>
          <w:rFonts w:ascii="Times New Roman" w:hAnsi="Times New Roman" w:cs="Times New Roman"/>
          <w:sz w:val="28"/>
          <w:szCs w:val="28"/>
        </w:rPr>
        <w:t xml:space="preserve"> LOW Level </w:t>
      </w:r>
      <w:r w:rsidR="003349F8" w:rsidRPr="009A33F8">
        <w:rPr>
          <w:rFonts w:ascii="Times New Roman" w:hAnsi="Times New Roman" w:cs="Times New Roman"/>
          <w:sz w:val="28"/>
          <w:szCs w:val="28"/>
        </w:rPr>
        <w:t>Trigger</w:t>
      </w:r>
      <w:r w:rsidRPr="009A33F8">
        <w:rPr>
          <w:rFonts w:ascii="Times New Roman" w:hAnsi="Times New Roman" w:cs="Times New Roman"/>
          <w:sz w:val="28"/>
          <w:szCs w:val="28"/>
        </w:rPr>
        <w:t xml:space="preserve"> expansion board, which is compatible with </w:t>
      </w:r>
      <w:proofErr w:type="spellStart"/>
      <w:r w:rsidRPr="009A33F8">
        <w:rPr>
          <w:rFonts w:ascii="Times New Roman" w:hAnsi="Times New Roman" w:cs="Times New Roman"/>
          <w:sz w:val="28"/>
          <w:szCs w:val="28"/>
        </w:rPr>
        <w:t>arduino</w:t>
      </w:r>
      <w:proofErr w:type="spellEnd"/>
    </w:p>
    <w:p w14:paraId="596077D6" w14:textId="77777777" w:rsidR="00723EBE" w:rsidRPr="009A33F8" w:rsidRDefault="00723EBE" w:rsidP="00644DF6">
      <w:pPr>
        <w:numPr>
          <w:ilvl w:val="0"/>
          <w:numId w:val="22"/>
        </w:numPr>
        <w:spacing w:line="360" w:lineRule="auto"/>
        <w:jc w:val="both"/>
        <w:rPr>
          <w:rFonts w:ascii="Times New Roman" w:hAnsi="Times New Roman" w:cs="Times New Roman"/>
          <w:sz w:val="28"/>
          <w:szCs w:val="28"/>
        </w:rPr>
      </w:pPr>
      <w:r w:rsidRPr="009A33F8">
        <w:rPr>
          <w:rFonts w:ascii="Times New Roman" w:hAnsi="Times New Roman" w:cs="Times New Roman"/>
          <w:sz w:val="28"/>
          <w:szCs w:val="28"/>
        </w:rPr>
        <w:t>Standard interface that can be controlled directly by microcontroller ( 8051, AVR, *PIC, DSP, ARM, ARM, MSP430, TTL logic)</w:t>
      </w:r>
    </w:p>
    <w:p w14:paraId="64E23CE8" w14:textId="77777777" w:rsidR="00723EBE" w:rsidRPr="009A33F8" w:rsidRDefault="00723EBE" w:rsidP="00644DF6">
      <w:pPr>
        <w:numPr>
          <w:ilvl w:val="0"/>
          <w:numId w:val="22"/>
        </w:numPr>
        <w:spacing w:line="360" w:lineRule="auto"/>
        <w:jc w:val="both"/>
        <w:rPr>
          <w:rFonts w:ascii="Times New Roman" w:hAnsi="Times New Roman" w:cs="Times New Roman"/>
          <w:sz w:val="28"/>
          <w:szCs w:val="28"/>
        </w:rPr>
      </w:pPr>
      <w:r w:rsidRPr="009A33F8">
        <w:rPr>
          <w:rFonts w:ascii="Times New Roman" w:hAnsi="Times New Roman" w:cs="Times New Roman"/>
          <w:sz w:val="28"/>
          <w:szCs w:val="28"/>
        </w:rPr>
        <w:t>Relay of high quality loose music relays SPDT. A common terminal, a normally open, one normally closed terminal</w:t>
      </w:r>
    </w:p>
    <w:p w14:paraId="56478D43" w14:textId="77777777" w:rsidR="00723EBE" w:rsidRPr="009A33F8" w:rsidRDefault="003349F8" w:rsidP="00644DF6">
      <w:pPr>
        <w:numPr>
          <w:ilvl w:val="0"/>
          <w:numId w:val="22"/>
        </w:numPr>
        <w:spacing w:line="360" w:lineRule="auto"/>
        <w:jc w:val="both"/>
        <w:rPr>
          <w:rFonts w:ascii="Times New Roman" w:hAnsi="Times New Roman" w:cs="Times New Roman"/>
          <w:sz w:val="28"/>
          <w:szCs w:val="28"/>
        </w:rPr>
      </w:pPr>
      <w:r w:rsidRPr="009A33F8">
        <w:rPr>
          <w:rFonts w:ascii="Times New Roman" w:hAnsi="Times New Roman" w:cs="Times New Roman"/>
          <w:sz w:val="28"/>
          <w:szCs w:val="28"/>
        </w:rPr>
        <w:t>opt coupler</w:t>
      </w:r>
      <w:r w:rsidR="00723EBE" w:rsidRPr="009A33F8">
        <w:rPr>
          <w:rFonts w:ascii="Times New Roman" w:hAnsi="Times New Roman" w:cs="Times New Roman"/>
          <w:sz w:val="28"/>
          <w:szCs w:val="28"/>
        </w:rPr>
        <w:t xml:space="preserve"> isolation, good anti-jamming</w:t>
      </w:r>
    </w:p>
    <w:p w14:paraId="12031C48" w14:textId="77777777" w:rsidR="00723EBE" w:rsidRPr="009A33F8" w:rsidRDefault="00723EBE" w:rsidP="00EB0671">
      <w:pPr>
        <w:spacing w:line="360" w:lineRule="auto"/>
        <w:jc w:val="both"/>
        <w:rPr>
          <w:rFonts w:ascii="Times New Roman" w:hAnsi="Times New Roman" w:cs="Times New Roman"/>
          <w:sz w:val="28"/>
          <w:szCs w:val="28"/>
        </w:rPr>
      </w:pPr>
    </w:p>
    <w:p w14:paraId="1C60C0F0" w14:textId="77777777" w:rsidR="00723EBE" w:rsidRPr="009A33F8" w:rsidRDefault="00723EBE" w:rsidP="00EB0671">
      <w:pPr>
        <w:spacing w:line="360" w:lineRule="auto"/>
        <w:jc w:val="both"/>
        <w:rPr>
          <w:rFonts w:ascii="Times New Roman" w:hAnsi="Times New Roman" w:cs="Times New Roman"/>
          <w:sz w:val="28"/>
          <w:szCs w:val="28"/>
        </w:rPr>
      </w:pPr>
      <w:r w:rsidRPr="009A33F8">
        <w:rPr>
          <w:rFonts w:ascii="Times New Roman" w:hAnsi="Times New Roman" w:cs="Times New Roman"/>
          <w:b/>
          <w:bCs/>
          <w:sz w:val="28"/>
          <w:szCs w:val="28"/>
        </w:rPr>
        <w:lastRenderedPageBreak/>
        <w:t>Schematic</w:t>
      </w:r>
    </w:p>
    <w:p w14:paraId="46D6754E" w14:textId="77777777" w:rsidR="00723EBE" w:rsidRPr="009A33F8" w:rsidRDefault="00723EBE" w:rsidP="00EB0671">
      <w:pPr>
        <w:spacing w:line="360" w:lineRule="auto"/>
        <w:ind w:firstLine="720"/>
        <w:jc w:val="both"/>
        <w:rPr>
          <w:rFonts w:ascii="Times New Roman" w:hAnsi="Times New Roman" w:cs="Times New Roman"/>
          <w:sz w:val="28"/>
          <w:szCs w:val="28"/>
        </w:rPr>
      </w:pPr>
      <w:r w:rsidRPr="009A33F8">
        <w:rPr>
          <w:rFonts w:ascii="Times New Roman" w:hAnsi="Times New Roman" w:cs="Times New Roman"/>
          <w:sz w:val="28"/>
          <w:szCs w:val="28"/>
        </w:rPr>
        <w:t>VCC and RY-VCC are also the power supply of the relay module. When you need to drive a large power load, you can take the jumper cap off and connect an extra power to RY-VCC to supply the relay; connect VCC to 5V of the MCU board to supply input signals.</w:t>
      </w:r>
    </w:p>
    <w:p w14:paraId="2C5EFB11" w14:textId="77777777" w:rsidR="00723EBE" w:rsidRPr="009A33F8" w:rsidRDefault="00723EBE" w:rsidP="00723EBE">
      <w:pPr>
        <w:rPr>
          <w:rFonts w:ascii="Times New Roman" w:hAnsi="Times New Roman" w:cs="Times New Roman"/>
          <w:sz w:val="28"/>
          <w:szCs w:val="28"/>
        </w:rPr>
      </w:pPr>
      <w:r w:rsidRPr="009A33F8">
        <w:rPr>
          <w:rFonts w:ascii="Times New Roman" w:hAnsi="Times New Roman" w:cs="Times New Roman"/>
          <w:sz w:val="28"/>
          <w:szCs w:val="28"/>
        </w:rPr>
        <w:br/>
      </w:r>
      <w:r w:rsidRPr="009A33F8">
        <w:rPr>
          <w:rFonts w:ascii="Times New Roman" w:hAnsi="Times New Roman" w:cs="Times New Roman"/>
          <w:noProof/>
          <w:sz w:val="28"/>
          <w:szCs w:val="28"/>
        </w:rPr>
        <w:drawing>
          <wp:inline distT="0" distB="0" distL="0" distR="0" wp14:anchorId="20922318" wp14:editId="21591973">
            <wp:extent cx="5448939" cy="3657600"/>
            <wp:effectExtent l="19050" t="0" r="0" b="0"/>
            <wp:docPr id="17" name="Picture 17" descr="2cha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cha2.jpg">
                      <a:hlinkClick r:id="rId39"/>
                    </pic:cNvPr>
                    <pic:cNvPicPr>
                      <a:picLocks noChangeAspect="1" noChangeArrowheads="1"/>
                    </pic:cNvPicPr>
                  </pic:nvPicPr>
                  <pic:blipFill>
                    <a:blip r:embed="rId40"/>
                    <a:srcRect/>
                    <a:stretch>
                      <a:fillRect/>
                    </a:stretch>
                  </pic:blipFill>
                  <pic:spPr bwMode="auto">
                    <a:xfrm>
                      <a:off x="0" y="0"/>
                      <a:ext cx="5448939" cy="3657600"/>
                    </a:xfrm>
                    <a:prstGeom prst="rect">
                      <a:avLst/>
                    </a:prstGeom>
                    <a:noFill/>
                    <a:ln w="9525">
                      <a:noFill/>
                      <a:miter lim="800000"/>
                      <a:headEnd/>
                      <a:tailEnd/>
                    </a:ln>
                  </pic:spPr>
                </pic:pic>
              </a:graphicData>
            </a:graphic>
          </wp:inline>
        </w:drawing>
      </w:r>
    </w:p>
    <w:p w14:paraId="52D28AD3" w14:textId="77777777" w:rsidR="00723EBE" w:rsidRPr="009A33F8" w:rsidRDefault="00EB0671" w:rsidP="00EB0671">
      <w:pPr>
        <w:spacing w:line="360" w:lineRule="auto"/>
        <w:jc w:val="both"/>
        <w:rPr>
          <w:rFonts w:ascii="Times New Roman" w:hAnsi="Times New Roman" w:cs="Times New Roman"/>
          <w:sz w:val="28"/>
          <w:szCs w:val="28"/>
        </w:rPr>
      </w:pPr>
      <w:r w:rsidRPr="009A33F8">
        <w:rPr>
          <w:rFonts w:ascii="Times New Roman" w:hAnsi="Times New Roman" w:cs="Times New Roman"/>
          <w:b/>
          <w:bCs/>
          <w:sz w:val="28"/>
          <w:szCs w:val="28"/>
        </w:rPr>
        <w:t>Principle</w:t>
      </w:r>
    </w:p>
    <w:p w14:paraId="72249DB6" w14:textId="77777777" w:rsidR="00723EBE" w:rsidRPr="009A33F8" w:rsidRDefault="00723EBE" w:rsidP="00EB0671">
      <w:pPr>
        <w:spacing w:line="360" w:lineRule="auto"/>
        <w:ind w:firstLine="720"/>
        <w:jc w:val="both"/>
        <w:rPr>
          <w:rFonts w:ascii="Times New Roman" w:hAnsi="Times New Roman" w:cs="Times New Roman"/>
          <w:sz w:val="28"/>
          <w:szCs w:val="28"/>
        </w:rPr>
      </w:pPr>
      <w:r w:rsidRPr="009A33F8">
        <w:rPr>
          <w:rFonts w:ascii="Times New Roman" w:hAnsi="Times New Roman" w:cs="Times New Roman"/>
          <w:sz w:val="28"/>
          <w:szCs w:val="28"/>
        </w:rPr>
        <w:t>See the picture below: A is an electromagnet, B armature, C spring, D moving contact, and E fixed contacts. There are two fixed contacts, a normally closed one and a normally open one. When the coil is not energized, the normally open contact is the one that is off, while the normally closed one is the other that is on.</w:t>
      </w:r>
    </w:p>
    <w:p w14:paraId="01C33FE3" w14:textId="77777777" w:rsidR="00723EBE" w:rsidRPr="009A33F8" w:rsidRDefault="00723EBE" w:rsidP="00EB0671">
      <w:pPr>
        <w:jc w:val="center"/>
        <w:rPr>
          <w:rFonts w:ascii="Times New Roman" w:hAnsi="Times New Roman" w:cs="Times New Roman"/>
          <w:sz w:val="28"/>
          <w:szCs w:val="28"/>
        </w:rPr>
      </w:pPr>
      <w:r w:rsidRPr="009A33F8">
        <w:rPr>
          <w:rFonts w:ascii="Times New Roman" w:hAnsi="Times New Roman" w:cs="Times New Roman"/>
          <w:noProof/>
          <w:sz w:val="28"/>
          <w:szCs w:val="28"/>
        </w:rPr>
        <w:lastRenderedPageBreak/>
        <w:drawing>
          <wp:inline distT="0" distB="0" distL="0" distR="0" wp14:anchorId="7232206C" wp14:editId="0812D2AA">
            <wp:extent cx="2333625" cy="1362075"/>
            <wp:effectExtent l="19050" t="0" r="9525" b="0"/>
            <wp:docPr id="18" name="Picture 18" descr="2cha3.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cha3.jpg">
                      <a:hlinkClick r:id="rId41"/>
                    </pic:cNvPr>
                    <pic:cNvPicPr>
                      <a:picLocks noChangeAspect="1" noChangeArrowheads="1"/>
                    </pic:cNvPicPr>
                  </pic:nvPicPr>
                  <pic:blipFill>
                    <a:blip r:embed="rId42"/>
                    <a:srcRect/>
                    <a:stretch>
                      <a:fillRect/>
                    </a:stretch>
                  </pic:blipFill>
                  <pic:spPr bwMode="auto">
                    <a:xfrm>
                      <a:off x="0" y="0"/>
                      <a:ext cx="2333625" cy="1362075"/>
                    </a:xfrm>
                    <a:prstGeom prst="rect">
                      <a:avLst/>
                    </a:prstGeom>
                    <a:noFill/>
                    <a:ln w="9525">
                      <a:noFill/>
                      <a:miter lim="800000"/>
                      <a:headEnd/>
                      <a:tailEnd/>
                    </a:ln>
                  </pic:spPr>
                </pic:pic>
              </a:graphicData>
            </a:graphic>
          </wp:inline>
        </w:drawing>
      </w:r>
    </w:p>
    <w:p w14:paraId="3A76A92D" w14:textId="77777777" w:rsidR="00723EBE" w:rsidRPr="009A33F8" w:rsidRDefault="00723EBE" w:rsidP="00EB0671">
      <w:pPr>
        <w:spacing w:line="360" w:lineRule="auto"/>
        <w:ind w:firstLine="720"/>
        <w:jc w:val="both"/>
        <w:rPr>
          <w:rFonts w:ascii="Times New Roman" w:hAnsi="Times New Roman" w:cs="Times New Roman"/>
          <w:sz w:val="28"/>
          <w:szCs w:val="28"/>
        </w:rPr>
      </w:pPr>
      <w:r w:rsidRPr="009A33F8">
        <w:rPr>
          <w:rFonts w:ascii="Times New Roman" w:hAnsi="Times New Roman" w:cs="Times New Roman"/>
          <w:sz w:val="28"/>
          <w:szCs w:val="28"/>
        </w:rPr>
        <w:t xml:space="preserve">Add a certain voltage to the coil and some currents will pass through the coil thus generating the electromagnetic effect. So the armature overcomes the tension of the spring and is attracted to the core, thus closing the moving contact of the armature and the normally open contact (or you may say releasing the former and the normally closed contact). After the coil is de-energized, the electromagnetic force disappears and the armature moves back to the original position, releasing the moving contact and normally closed contact. The closing and releasing of the contacts </w:t>
      </w:r>
      <w:proofErr w:type="gramStart"/>
      <w:r w:rsidRPr="009A33F8">
        <w:rPr>
          <w:rFonts w:ascii="Times New Roman" w:hAnsi="Times New Roman" w:cs="Times New Roman"/>
          <w:sz w:val="28"/>
          <w:szCs w:val="28"/>
        </w:rPr>
        <w:t>results</w:t>
      </w:r>
      <w:proofErr w:type="gramEnd"/>
      <w:r w:rsidRPr="009A33F8">
        <w:rPr>
          <w:rFonts w:ascii="Times New Roman" w:hAnsi="Times New Roman" w:cs="Times New Roman"/>
          <w:sz w:val="28"/>
          <w:szCs w:val="28"/>
        </w:rPr>
        <w:t xml:space="preserve"> in power on and off of the circuit.</w:t>
      </w:r>
    </w:p>
    <w:p w14:paraId="754508A6" w14:textId="77777777" w:rsidR="00723EBE" w:rsidRPr="009A33F8" w:rsidRDefault="00723EBE" w:rsidP="00EB0671">
      <w:pPr>
        <w:spacing w:line="360" w:lineRule="auto"/>
        <w:jc w:val="both"/>
        <w:rPr>
          <w:rFonts w:ascii="Times New Roman" w:hAnsi="Times New Roman" w:cs="Times New Roman"/>
          <w:b/>
          <w:bCs/>
          <w:sz w:val="28"/>
          <w:szCs w:val="28"/>
        </w:rPr>
      </w:pPr>
      <w:r w:rsidRPr="009A33F8">
        <w:rPr>
          <w:rFonts w:ascii="Times New Roman" w:hAnsi="Times New Roman" w:cs="Times New Roman"/>
          <w:b/>
          <w:bCs/>
          <w:sz w:val="28"/>
          <w:szCs w:val="28"/>
        </w:rPr>
        <w:t>Input:</w:t>
      </w:r>
    </w:p>
    <w:p w14:paraId="7469CF53" w14:textId="77777777" w:rsidR="00723EBE" w:rsidRPr="009A33F8" w:rsidRDefault="00723EBE" w:rsidP="00EB0671">
      <w:pPr>
        <w:spacing w:line="360" w:lineRule="auto"/>
        <w:jc w:val="both"/>
        <w:rPr>
          <w:rFonts w:ascii="Times New Roman" w:hAnsi="Times New Roman" w:cs="Times New Roman"/>
          <w:sz w:val="28"/>
          <w:szCs w:val="28"/>
        </w:rPr>
      </w:pPr>
      <w:proofErr w:type="gramStart"/>
      <w:r w:rsidRPr="009A33F8">
        <w:rPr>
          <w:rFonts w:ascii="Times New Roman" w:hAnsi="Times New Roman" w:cs="Times New Roman"/>
          <w:sz w:val="28"/>
          <w:szCs w:val="28"/>
        </w:rPr>
        <w:t>VCC :</w:t>
      </w:r>
      <w:proofErr w:type="gramEnd"/>
      <w:r w:rsidRPr="009A33F8">
        <w:rPr>
          <w:rFonts w:ascii="Times New Roman" w:hAnsi="Times New Roman" w:cs="Times New Roman"/>
          <w:sz w:val="28"/>
          <w:szCs w:val="28"/>
        </w:rPr>
        <w:t xml:space="preserve"> Connected to positive supply voltage (supply power according to relay voltage)</w:t>
      </w:r>
      <w:r w:rsidRPr="009A33F8">
        <w:rPr>
          <w:rFonts w:ascii="Times New Roman" w:hAnsi="Times New Roman" w:cs="Times New Roman"/>
          <w:sz w:val="28"/>
          <w:szCs w:val="28"/>
        </w:rPr>
        <w:br/>
        <w:t>GND : Connected to negative supply voltage</w:t>
      </w:r>
      <w:r w:rsidRPr="009A33F8">
        <w:rPr>
          <w:rFonts w:ascii="Times New Roman" w:hAnsi="Times New Roman" w:cs="Times New Roman"/>
          <w:sz w:val="28"/>
          <w:szCs w:val="28"/>
        </w:rPr>
        <w:br/>
        <w:t>IN1: Signal triggering terminal 1 of relay module</w:t>
      </w:r>
      <w:r w:rsidRPr="009A33F8">
        <w:rPr>
          <w:rFonts w:ascii="Times New Roman" w:hAnsi="Times New Roman" w:cs="Times New Roman"/>
          <w:sz w:val="28"/>
          <w:szCs w:val="28"/>
        </w:rPr>
        <w:br/>
        <w:t>IN2: Signal triggering terminal 2 of relay module</w:t>
      </w:r>
    </w:p>
    <w:p w14:paraId="1A438948" w14:textId="77777777" w:rsidR="00723EBE" w:rsidRPr="009A33F8" w:rsidRDefault="00723EBE" w:rsidP="00723EBE">
      <w:pPr>
        <w:rPr>
          <w:rFonts w:ascii="Times New Roman" w:hAnsi="Times New Roman" w:cs="Times New Roman"/>
          <w:sz w:val="28"/>
          <w:szCs w:val="28"/>
        </w:rPr>
      </w:pPr>
    </w:p>
    <w:p w14:paraId="2BF658D0" w14:textId="77777777" w:rsidR="00723EBE" w:rsidRPr="009A33F8" w:rsidRDefault="00723EBE" w:rsidP="00EB0671">
      <w:pPr>
        <w:spacing w:line="360" w:lineRule="auto"/>
        <w:jc w:val="both"/>
        <w:rPr>
          <w:rFonts w:ascii="Times New Roman" w:hAnsi="Times New Roman" w:cs="Times New Roman"/>
          <w:b/>
          <w:bCs/>
          <w:sz w:val="28"/>
          <w:szCs w:val="28"/>
        </w:rPr>
      </w:pPr>
      <w:r w:rsidRPr="009A33F8">
        <w:rPr>
          <w:rFonts w:ascii="Times New Roman" w:hAnsi="Times New Roman" w:cs="Times New Roman"/>
          <w:b/>
          <w:bCs/>
          <w:sz w:val="28"/>
          <w:szCs w:val="28"/>
        </w:rPr>
        <w:t>Output:</w:t>
      </w:r>
    </w:p>
    <w:p w14:paraId="24B9EC3F" w14:textId="77777777" w:rsidR="00723EBE" w:rsidRPr="00EB0671" w:rsidRDefault="00723EBE" w:rsidP="00EB0671">
      <w:pPr>
        <w:spacing w:line="360" w:lineRule="auto"/>
        <w:ind w:firstLine="720"/>
        <w:jc w:val="both"/>
        <w:rPr>
          <w:rFonts w:ascii="Times New Roman" w:hAnsi="Times New Roman" w:cs="Times New Roman"/>
          <w:sz w:val="28"/>
          <w:szCs w:val="28"/>
        </w:rPr>
      </w:pPr>
      <w:r w:rsidRPr="00EB0671">
        <w:rPr>
          <w:rFonts w:ascii="Times New Roman" w:hAnsi="Times New Roman" w:cs="Times New Roman"/>
          <w:sz w:val="28"/>
          <w:szCs w:val="28"/>
        </w:rPr>
        <w:t xml:space="preserve">Each submodular of the relay has one </w:t>
      </w:r>
      <w:r w:rsidR="00EB0671" w:rsidRPr="00EB0671">
        <w:rPr>
          <w:rFonts w:ascii="Times New Roman" w:hAnsi="Times New Roman" w:cs="Times New Roman"/>
          <w:sz w:val="28"/>
          <w:szCs w:val="28"/>
        </w:rPr>
        <w:t>NC (</w:t>
      </w:r>
      <w:proofErr w:type="spellStart"/>
      <w:r w:rsidRPr="00EB0671">
        <w:rPr>
          <w:rFonts w:ascii="Times New Roman" w:hAnsi="Times New Roman" w:cs="Times New Roman"/>
          <w:sz w:val="28"/>
          <w:szCs w:val="28"/>
        </w:rPr>
        <w:t>nomalclose</w:t>
      </w:r>
      <w:proofErr w:type="spellEnd"/>
      <w:r w:rsidRPr="00EB0671">
        <w:rPr>
          <w:rFonts w:ascii="Times New Roman" w:hAnsi="Times New Roman" w:cs="Times New Roman"/>
          <w:sz w:val="28"/>
          <w:szCs w:val="28"/>
        </w:rPr>
        <w:t>), one NO</w:t>
      </w:r>
      <w:r w:rsidR="008B4734">
        <w:rPr>
          <w:rFonts w:ascii="Times New Roman" w:hAnsi="Times New Roman" w:cs="Times New Roman"/>
          <w:sz w:val="28"/>
          <w:szCs w:val="28"/>
        </w:rPr>
        <w:t xml:space="preserve"> </w:t>
      </w:r>
      <w:r w:rsidRPr="00EB0671">
        <w:rPr>
          <w:rFonts w:ascii="Times New Roman" w:hAnsi="Times New Roman" w:cs="Times New Roman"/>
          <w:sz w:val="28"/>
          <w:szCs w:val="28"/>
        </w:rPr>
        <w:t>(</w:t>
      </w:r>
      <w:proofErr w:type="spellStart"/>
      <w:r w:rsidRPr="00EB0671">
        <w:rPr>
          <w:rFonts w:ascii="Times New Roman" w:hAnsi="Times New Roman" w:cs="Times New Roman"/>
          <w:sz w:val="28"/>
          <w:szCs w:val="28"/>
        </w:rPr>
        <w:t>nomalopen</w:t>
      </w:r>
      <w:proofErr w:type="spellEnd"/>
      <w:r w:rsidRPr="00EB0671">
        <w:rPr>
          <w:rFonts w:ascii="Times New Roman" w:hAnsi="Times New Roman" w:cs="Times New Roman"/>
          <w:sz w:val="28"/>
          <w:szCs w:val="28"/>
        </w:rPr>
        <w:t>) and one COM</w:t>
      </w:r>
      <w:r w:rsidR="008B4734">
        <w:rPr>
          <w:rFonts w:ascii="Times New Roman" w:hAnsi="Times New Roman" w:cs="Times New Roman"/>
          <w:sz w:val="28"/>
          <w:szCs w:val="28"/>
        </w:rPr>
        <w:t xml:space="preserve"> </w:t>
      </w:r>
      <w:r w:rsidRPr="00EB0671">
        <w:rPr>
          <w:rFonts w:ascii="Times New Roman" w:hAnsi="Times New Roman" w:cs="Times New Roman"/>
          <w:sz w:val="28"/>
          <w:szCs w:val="28"/>
        </w:rPr>
        <w:t xml:space="preserve">(Common). </w:t>
      </w:r>
      <w:proofErr w:type="gramStart"/>
      <w:r w:rsidRPr="00EB0671">
        <w:rPr>
          <w:rFonts w:ascii="Times New Roman" w:hAnsi="Times New Roman" w:cs="Times New Roman"/>
          <w:sz w:val="28"/>
          <w:szCs w:val="28"/>
        </w:rPr>
        <w:t>So</w:t>
      </w:r>
      <w:proofErr w:type="gramEnd"/>
      <w:r w:rsidRPr="00EB0671">
        <w:rPr>
          <w:rFonts w:ascii="Times New Roman" w:hAnsi="Times New Roman" w:cs="Times New Roman"/>
          <w:sz w:val="28"/>
          <w:szCs w:val="28"/>
        </w:rPr>
        <w:t xml:space="preserve"> there are 2 NC, 2 NO and 2 COM of the channel relay in total. NC stands for the normal close port contact and the state without power; No stands for the normal open port contact and the state with power. COM means the common port. You can choose NC port or NO port according to whether power or not.</w:t>
      </w:r>
    </w:p>
    <w:p w14:paraId="0BA8E7B5" w14:textId="77777777" w:rsidR="00723EBE" w:rsidRPr="009A33F8" w:rsidRDefault="00723EBE" w:rsidP="004728CD">
      <w:pPr>
        <w:spacing w:line="360" w:lineRule="auto"/>
        <w:jc w:val="both"/>
        <w:rPr>
          <w:rFonts w:ascii="Times New Roman" w:hAnsi="Times New Roman" w:cs="Times New Roman"/>
          <w:sz w:val="28"/>
          <w:szCs w:val="28"/>
        </w:rPr>
      </w:pPr>
      <w:r w:rsidRPr="009A33F8">
        <w:rPr>
          <w:rFonts w:ascii="Times New Roman" w:hAnsi="Times New Roman" w:cs="Times New Roman"/>
          <w:b/>
          <w:bCs/>
          <w:sz w:val="28"/>
          <w:szCs w:val="28"/>
        </w:rPr>
        <w:lastRenderedPageBreak/>
        <w:t>Application</w:t>
      </w:r>
    </w:p>
    <w:p w14:paraId="69CDD4C8" w14:textId="77777777" w:rsidR="00723EBE" w:rsidRDefault="00723EBE" w:rsidP="004728CD">
      <w:pPr>
        <w:spacing w:line="360" w:lineRule="auto"/>
        <w:jc w:val="both"/>
        <w:rPr>
          <w:rFonts w:ascii="Times New Roman" w:hAnsi="Times New Roman" w:cs="Times New Roman"/>
          <w:sz w:val="28"/>
          <w:szCs w:val="28"/>
        </w:rPr>
      </w:pPr>
      <w:r w:rsidRPr="009A33F8">
        <w:rPr>
          <w:rFonts w:ascii="Times New Roman" w:hAnsi="Times New Roman" w:cs="Times New Roman"/>
          <w:sz w:val="28"/>
          <w:szCs w:val="28"/>
        </w:rPr>
        <w:t>General purpose</w:t>
      </w:r>
    </w:p>
    <w:p w14:paraId="1868E82E" w14:textId="77777777" w:rsidR="00723EBE" w:rsidRPr="00F63095" w:rsidRDefault="00723EBE" w:rsidP="004728CD">
      <w:pPr>
        <w:spacing w:line="360" w:lineRule="auto"/>
        <w:jc w:val="both"/>
        <w:rPr>
          <w:rFonts w:ascii="Times New Roman" w:hAnsi="Times New Roman" w:cs="Times New Roman"/>
          <w:b/>
          <w:bCs/>
          <w:sz w:val="28"/>
          <w:szCs w:val="28"/>
        </w:rPr>
      </w:pPr>
      <w:r w:rsidRPr="00F63095">
        <w:rPr>
          <w:rFonts w:ascii="Times New Roman" w:hAnsi="Times New Roman" w:cs="Times New Roman"/>
          <w:b/>
          <w:bCs/>
          <w:sz w:val="28"/>
          <w:szCs w:val="28"/>
        </w:rPr>
        <w:t>DESCRIPTION</w:t>
      </w:r>
    </w:p>
    <w:p w14:paraId="0B9FF94B" w14:textId="77777777" w:rsidR="00723EBE" w:rsidRPr="00F63095" w:rsidRDefault="00723EBE" w:rsidP="004728CD">
      <w:pPr>
        <w:spacing w:line="360" w:lineRule="auto"/>
        <w:ind w:firstLine="720"/>
        <w:jc w:val="both"/>
        <w:rPr>
          <w:rFonts w:ascii="Times New Roman" w:hAnsi="Times New Roman" w:cs="Times New Roman"/>
          <w:sz w:val="28"/>
          <w:szCs w:val="28"/>
        </w:rPr>
      </w:pPr>
      <w:r w:rsidRPr="00F63095">
        <w:rPr>
          <w:rFonts w:ascii="Times New Roman" w:hAnsi="Times New Roman" w:cs="Times New Roman"/>
          <w:sz w:val="28"/>
          <w:szCs w:val="28"/>
        </w:rPr>
        <w:t>This Relay Module 2-Channel is a module designed to allow you to control two relays in a very simple and intuitive manner. Being compatible with Arduino, the most immediate way to use it is to connect it to an Arduino board using flexible jumpers.</w:t>
      </w:r>
    </w:p>
    <w:p w14:paraId="132B57CA" w14:textId="77777777" w:rsidR="00723EBE" w:rsidRPr="00F63095" w:rsidRDefault="00723EBE" w:rsidP="004728CD">
      <w:pPr>
        <w:spacing w:line="360" w:lineRule="auto"/>
        <w:ind w:firstLine="720"/>
        <w:jc w:val="both"/>
        <w:rPr>
          <w:rFonts w:ascii="Times New Roman" w:hAnsi="Times New Roman" w:cs="Times New Roman"/>
          <w:sz w:val="28"/>
          <w:szCs w:val="28"/>
        </w:rPr>
      </w:pPr>
      <w:r w:rsidRPr="00F63095">
        <w:rPr>
          <w:rFonts w:ascii="Times New Roman" w:hAnsi="Times New Roman" w:cs="Times New Roman"/>
          <w:sz w:val="28"/>
          <w:szCs w:val="28"/>
        </w:rPr>
        <w:t xml:space="preserve">Exploiting the characteristics of the relays mounted on the module and through the use of two Arduino digital I/O pins, it is possible to control motors, inductive loads and other devices; this product is therefore fundamental in </w:t>
      </w:r>
      <w:proofErr w:type="spellStart"/>
      <w:r w:rsidRPr="00F63095">
        <w:rPr>
          <w:rFonts w:ascii="Times New Roman" w:hAnsi="Times New Roman" w:cs="Times New Roman"/>
          <w:sz w:val="28"/>
          <w:szCs w:val="28"/>
        </w:rPr>
        <w:t>domotics</w:t>
      </w:r>
      <w:proofErr w:type="spellEnd"/>
      <w:r w:rsidRPr="00F63095">
        <w:rPr>
          <w:rFonts w:ascii="Times New Roman" w:hAnsi="Times New Roman" w:cs="Times New Roman"/>
          <w:sz w:val="28"/>
          <w:szCs w:val="28"/>
        </w:rPr>
        <w:t xml:space="preserve"> projects or, more in general, in robotics projects.</w:t>
      </w:r>
    </w:p>
    <w:p w14:paraId="00D393F0" w14:textId="77777777" w:rsidR="00723EBE" w:rsidRPr="00F63095" w:rsidRDefault="00723EBE" w:rsidP="004728CD">
      <w:pPr>
        <w:spacing w:line="360" w:lineRule="auto"/>
        <w:ind w:firstLine="720"/>
        <w:jc w:val="both"/>
        <w:rPr>
          <w:rFonts w:ascii="Times New Roman" w:hAnsi="Times New Roman" w:cs="Times New Roman"/>
          <w:sz w:val="28"/>
          <w:szCs w:val="28"/>
        </w:rPr>
      </w:pPr>
      <w:r w:rsidRPr="00F63095">
        <w:rPr>
          <w:rFonts w:ascii="Times New Roman" w:hAnsi="Times New Roman" w:cs="Times New Roman"/>
          <w:sz w:val="28"/>
          <w:szCs w:val="28"/>
        </w:rPr>
        <w:t>The module is equipped with two optocouplers on the IN1 and IN2 lines in such a way that it ensures the galvanic insulation between the relay load and the control board which drives this module. Two LEDs indicate the ON and OFF state of the two channels.</w:t>
      </w:r>
    </w:p>
    <w:p w14:paraId="4FDF1077" w14:textId="77777777" w:rsidR="00723EBE" w:rsidRPr="00F63095" w:rsidRDefault="00723EBE" w:rsidP="004728CD">
      <w:pPr>
        <w:spacing w:line="360" w:lineRule="auto"/>
        <w:rPr>
          <w:rFonts w:ascii="Times New Roman" w:hAnsi="Times New Roman" w:cs="Times New Roman"/>
          <w:b/>
          <w:bCs/>
          <w:sz w:val="28"/>
          <w:szCs w:val="28"/>
        </w:rPr>
      </w:pPr>
      <w:r w:rsidRPr="00F63095">
        <w:rPr>
          <w:rFonts w:ascii="Times New Roman" w:hAnsi="Times New Roman" w:cs="Times New Roman"/>
          <w:b/>
          <w:bCs/>
          <w:sz w:val="28"/>
          <w:szCs w:val="28"/>
        </w:rPr>
        <w:t>CHARACTERISTICS</w:t>
      </w:r>
    </w:p>
    <w:tbl>
      <w:tblPr>
        <w:tblW w:w="0" w:type="auto"/>
        <w:tblCellMar>
          <w:left w:w="0" w:type="dxa"/>
          <w:right w:w="0" w:type="dxa"/>
        </w:tblCellMar>
        <w:tblLook w:val="04A0" w:firstRow="1" w:lastRow="0" w:firstColumn="1" w:lastColumn="0" w:noHBand="0" w:noVBand="1"/>
      </w:tblPr>
      <w:tblGrid>
        <w:gridCol w:w="3219"/>
        <w:gridCol w:w="3251"/>
      </w:tblGrid>
      <w:tr w:rsidR="00723EBE" w:rsidRPr="00F63095" w14:paraId="7F662CE3" w14:textId="77777777" w:rsidTr="000F67DB">
        <w:tc>
          <w:tcPr>
            <w:tcW w:w="0" w:type="auto"/>
            <w:vAlign w:val="center"/>
            <w:hideMark/>
          </w:tcPr>
          <w:p w14:paraId="3B877A80"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Supply voltage</w:t>
            </w:r>
          </w:p>
        </w:tc>
        <w:tc>
          <w:tcPr>
            <w:tcW w:w="0" w:type="auto"/>
            <w:vAlign w:val="center"/>
            <w:hideMark/>
          </w:tcPr>
          <w:p w14:paraId="57735A90"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+5V</w:t>
            </w:r>
          </w:p>
        </w:tc>
      </w:tr>
      <w:tr w:rsidR="00723EBE" w:rsidRPr="00F63095" w14:paraId="211C96D6" w14:textId="77777777" w:rsidTr="000F67DB">
        <w:tc>
          <w:tcPr>
            <w:tcW w:w="0" w:type="auto"/>
            <w:vAlign w:val="center"/>
            <w:hideMark/>
          </w:tcPr>
          <w:p w14:paraId="0DD4F3DC"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Supply current</w:t>
            </w:r>
          </w:p>
        </w:tc>
        <w:tc>
          <w:tcPr>
            <w:tcW w:w="0" w:type="auto"/>
            <w:vAlign w:val="center"/>
            <w:hideMark/>
          </w:tcPr>
          <w:p w14:paraId="3D9BE7E8"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144mA typ. (150mA max.)</w:t>
            </w:r>
          </w:p>
        </w:tc>
      </w:tr>
      <w:tr w:rsidR="00723EBE" w:rsidRPr="00F63095" w14:paraId="1AF67650" w14:textId="77777777" w:rsidTr="000F67DB">
        <w:tc>
          <w:tcPr>
            <w:tcW w:w="0" w:type="auto"/>
            <w:vAlign w:val="center"/>
            <w:hideMark/>
          </w:tcPr>
          <w:p w14:paraId="60D34444"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 xml:space="preserve">Current on pin </w:t>
            </w:r>
            <w:proofErr w:type="spellStart"/>
            <w:r w:rsidRPr="00F63095">
              <w:rPr>
                <w:rFonts w:ascii="Times New Roman" w:hAnsi="Times New Roman" w:cs="Times New Roman"/>
                <w:sz w:val="28"/>
                <w:szCs w:val="28"/>
              </w:rPr>
              <w:t>INx</w:t>
            </w:r>
            <w:proofErr w:type="spellEnd"/>
          </w:p>
        </w:tc>
        <w:tc>
          <w:tcPr>
            <w:tcW w:w="0" w:type="auto"/>
            <w:vAlign w:val="center"/>
            <w:hideMark/>
          </w:tcPr>
          <w:p w14:paraId="23EECB35"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14mA typ.</w:t>
            </w:r>
          </w:p>
        </w:tc>
      </w:tr>
      <w:tr w:rsidR="00723EBE" w:rsidRPr="00F63095" w14:paraId="03F5F89E" w14:textId="77777777" w:rsidTr="000F67DB">
        <w:tc>
          <w:tcPr>
            <w:tcW w:w="0" w:type="auto"/>
            <w:vAlign w:val="center"/>
            <w:hideMark/>
          </w:tcPr>
          <w:p w14:paraId="7C25AE87"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Rated load</w:t>
            </w:r>
          </w:p>
        </w:tc>
        <w:tc>
          <w:tcPr>
            <w:tcW w:w="0" w:type="auto"/>
            <w:vAlign w:val="center"/>
            <w:hideMark/>
          </w:tcPr>
          <w:p w14:paraId="4CA57E95"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7A 250VAC</w:t>
            </w:r>
          </w:p>
        </w:tc>
      </w:tr>
      <w:tr w:rsidR="00723EBE" w:rsidRPr="00F63095" w14:paraId="12782C05" w14:textId="77777777" w:rsidTr="000F67DB">
        <w:tc>
          <w:tcPr>
            <w:tcW w:w="0" w:type="auto"/>
            <w:vAlign w:val="center"/>
            <w:hideMark/>
          </w:tcPr>
          <w:p w14:paraId="0E4F7AC0"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Operating temperature</w:t>
            </w:r>
          </w:p>
        </w:tc>
        <w:tc>
          <w:tcPr>
            <w:tcW w:w="0" w:type="auto"/>
            <w:vAlign w:val="center"/>
            <w:hideMark/>
          </w:tcPr>
          <w:p w14:paraId="1A24D7D1"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-30°C / +70°C</w:t>
            </w:r>
          </w:p>
        </w:tc>
      </w:tr>
      <w:tr w:rsidR="00723EBE" w:rsidRPr="00F63095" w14:paraId="13EFE50B" w14:textId="77777777" w:rsidTr="000F67DB">
        <w:tc>
          <w:tcPr>
            <w:tcW w:w="0" w:type="auto"/>
            <w:vAlign w:val="center"/>
            <w:hideMark/>
          </w:tcPr>
          <w:p w14:paraId="273D6D0C"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Operate time max.</w:t>
            </w:r>
          </w:p>
        </w:tc>
        <w:tc>
          <w:tcPr>
            <w:tcW w:w="0" w:type="auto"/>
            <w:vAlign w:val="center"/>
            <w:hideMark/>
          </w:tcPr>
          <w:p w14:paraId="7A8D25CB"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10ms Max.</w:t>
            </w:r>
          </w:p>
        </w:tc>
      </w:tr>
      <w:tr w:rsidR="00723EBE" w:rsidRPr="00F63095" w14:paraId="713BA448" w14:textId="77777777" w:rsidTr="000F67DB">
        <w:tc>
          <w:tcPr>
            <w:tcW w:w="0" w:type="auto"/>
            <w:vAlign w:val="center"/>
            <w:hideMark/>
          </w:tcPr>
          <w:p w14:paraId="75329A0E"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Release time max.</w:t>
            </w:r>
          </w:p>
        </w:tc>
        <w:tc>
          <w:tcPr>
            <w:tcW w:w="0" w:type="auto"/>
            <w:vAlign w:val="center"/>
            <w:hideMark/>
          </w:tcPr>
          <w:p w14:paraId="314CFABB"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5ms Max.</w:t>
            </w:r>
          </w:p>
        </w:tc>
      </w:tr>
      <w:tr w:rsidR="00723EBE" w:rsidRPr="00F63095" w14:paraId="2BC9BFB6" w14:textId="77777777" w:rsidTr="000F67DB">
        <w:tc>
          <w:tcPr>
            <w:tcW w:w="0" w:type="auto"/>
            <w:vAlign w:val="center"/>
            <w:hideMark/>
          </w:tcPr>
          <w:p w14:paraId="181A61E2"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lastRenderedPageBreak/>
              <w:t>Insulation resistance</w:t>
            </w:r>
          </w:p>
        </w:tc>
        <w:tc>
          <w:tcPr>
            <w:tcW w:w="0" w:type="auto"/>
            <w:vAlign w:val="center"/>
            <w:hideMark/>
          </w:tcPr>
          <w:p w14:paraId="4729DB2A"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100Mohm Min.</w:t>
            </w:r>
          </w:p>
        </w:tc>
      </w:tr>
      <w:tr w:rsidR="00723EBE" w:rsidRPr="00F63095" w14:paraId="61A0D784" w14:textId="77777777" w:rsidTr="000F67DB">
        <w:tc>
          <w:tcPr>
            <w:tcW w:w="0" w:type="auto"/>
            <w:vAlign w:val="center"/>
            <w:hideMark/>
          </w:tcPr>
          <w:p w14:paraId="75CC80B5"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Mechanical Life Expectancy</w:t>
            </w:r>
          </w:p>
        </w:tc>
        <w:tc>
          <w:tcPr>
            <w:tcW w:w="0" w:type="auto"/>
            <w:vAlign w:val="center"/>
            <w:hideMark/>
          </w:tcPr>
          <w:p w14:paraId="4172868E"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10,000,000 operations</w:t>
            </w:r>
          </w:p>
        </w:tc>
      </w:tr>
      <w:tr w:rsidR="00723EBE" w:rsidRPr="00F63095" w14:paraId="576746B4" w14:textId="77777777" w:rsidTr="000F67DB">
        <w:tc>
          <w:tcPr>
            <w:tcW w:w="0" w:type="auto"/>
            <w:vAlign w:val="center"/>
            <w:hideMark/>
          </w:tcPr>
          <w:p w14:paraId="7278CC4D"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Electrical Life Expectancy</w:t>
            </w:r>
          </w:p>
        </w:tc>
        <w:tc>
          <w:tcPr>
            <w:tcW w:w="0" w:type="auto"/>
            <w:vAlign w:val="center"/>
            <w:hideMark/>
          </w:tcPr>
          <w:p w14:paraId="1F428EA6"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10,000 operations</w:t>
            </w:r>
          </w:p>
        </w:tc>
      </w:tr>
      <w:tr w:rsidR="00723EBE" w:rsidRPr="00F63095" w14:paraId="6CBE3AC6" w14:textId="77777777" w:rsidTr="000F67DB">
        <w:tc>
          <w:tcPr>
            <w:tcW w:w="0" w:type="auto"/>
            <w:vAlign w:val="center"/>
            <w:hideMark/>
          </w:tcPr>
          <w:p w14:paraId="30103D69"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Dimensions</w:t>
            </w:r>
          </w:p>
        </w:tc>
        <w:tc>
          <w:tcPr>
            <w:tcW w:w="0" w:type="auto"/>
            <w:vAlign w:val="center"/>
            <w:hideMark/>
          </w:tcPr>
          <w:p w14:paraId="7A10ACB3"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1.7” x 1.3” (43.2 x 33.0 mm)</w:t>
            </w:r>
          </w:p>
        </w:tc>
      </w:tr>
      <w:tr w:rsidR="00723EBE" w:rsidRPr="00F63095" w14:paraId="69CD196D" w14:textId="77777777" w:rsidTr="000F67DB">
        <w:tc>
          <w:tcPr>
            <w:tcW w:w="0" w:type="auto"/>
            <w:vAlign w:val="center"/>
            <w:hideMark/>
          </w:tcPr>
          <w:p w14:paraId="58E19F8F" w14:textId="77777777" w:rsidR="00723EBE" w:rsidRPr="00F63095"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Weight</w:t>
            </w:r>
          </w:p>
        </w:tc>
        <w:tc>
          <w:tcPr>
            <w:tcW w:w="0" w:type="auto"/>
            <w:vAlign w:val="center"/>
            <w:hideMark/>
          </w:tcPr>
          <w:p w14:paraId="62B324DD" w14:textId="77777777" w:rsidR="00723EBE" w:rsidRDefault="00723EBE" w:rsidP="004728CD">
            <w:pPr>
              <w:spacing w:line="360" w:lineRule="auto"/>
              <w:rPr>
                <w:rFonts w:ascii="Times New Roman" w:hAnsi="Times New Roman" w:cs="Times New Roman"/>
                <w:sz w:val="28"/>
                <w:szCs w:val="28"/>
              </w:rPr>
            </w:pPr>
            <w:r w:rsidRPr="00F63095">
              <w:rPr>
                <w:rFonts w:ascii="Times New Roman" w:hAnsi="Times New Roman" w:cs="Times New Roman"/>
                <w:sz w:val="28"/>
                <w:szCs w:val="28"/>
              </w:rPr>
              <w:t>0.92 oz (26.2g)</w:t>
            </w:r>
          </w:p>
          <w:p w14:paraId="0D9A0C0D" w14:textId="77777777" w:rsidR="004728CD" w:rsidRPr="00F63095" w:rsidRDefault="004728CD" w:rsidP="004728CD">
            <w:pPr>
              <w:spacing w:line="360" w:lineRule="auto"/>
              <w:rPr>
                <w:rFonts w:ascii="Times New Roman" w:hAnsi="Times New Roman" w:cs="Times New Roman"/>
                <w:sz w:val="28"/>
                <w:szCs w:val="28"/>
              </w:rPr>
            </w:pPr>
          </w:p>
        </w:tc>
      </w:tr>
    </w:tbl>
    <w:p w14:paraId="7C55481B" w14:textId="77777777" w:rsidR="00723EBE" w:rsidRPr="00F63095" w:rsidRDefault="00723EBE" w:rsidP="004728CD">
      <w:pPr>
        <w:spacing w:line="360" w:lineRule="auto"/>
        <w:jc w:val="both"/>
        <w:rPr>
          <w:rFonts w:ascii="Times New Roman" w:hAnsi="Times New Roman" w:cs="Times New Roman"/>
          <w:sz w:val="28"/>
          <w:szCs w:val="28"/>
        </w:rPr>
      </w:pPr>
      <w:r w:rsidRPr="00F63095">
        <w:rPr>
          <w:rFonts w:ascii="Times New Roman" w:hAnsi="Times New Roman" w:cs="Times New Roman"/>
          <w:b/>
          <w:bCs/>
          <w:sz w:val="28"/>
          <w:szCs w:val="28"/>
        </w:rPr>
        <w:t>2-Channel 5V Relay Shield Module</w:t>
      </w:r>
      <w:r w:rsidRPr="00F63095">
        <w:rPr>
          <w:rFonts w:ascii="Times New Roman" w:hAnsi="Times New Roman" w:cs="Times New Roman"/>
          <w:sz w:val="28"/>
          <w:szCs w:val="28"/>
        </w:rPr>
        <w:t xml:space="preserve"> is a 5V 2-channel relay interface </w:t>
      </w:r>
      <w:r w:rsidR="00EF731C" w:rsidRPr="00F63095">
        <w:rPr>
          <w:rFonts w:ascii="Times New Roman" w:hAnsi="Times New Roman" w:cs="Times New Roman"/>
          <w:sz w:val="28"/>
          <w:szCs w:val="28"/>
        </w:rPr>
        <w:t>board;</w:t>
      </w:r>
      <w:r w:rsidRPr="00F63095">
        <w:rPr>
          <w:rFonts w:ascii="Times New Roman" w:hAnsi="Times New Roman" w:cs="Times New Roman"/>
          <w:sz w:val="28"/>
          <w:szCs w:val="28"/>
        </w:rPr>
        <w:t xml:space="preserve"> it can be controlled directly by a wide range of microcontrollers such as Arduino, AVR, PIC, ARM and so on. With digital outputs to control larger loads and devices like AC or DC Motors, electromagnets, solenoids, and incandescent light bulbs. This module is designed to be integrated with 2 relays that it is capable of control 2 relays. The relay shield use high-quality relay with rated load 7A/240VAC,10A/125VAC,10A/28VDC.The relay output state is individually indicated by a light-emitting diode.</w:t>
      </w:r>
    </w:p>
    <w:p w14:paraId="6EBC2805" w14:textId="77777777" w:rsidR="00723EBE" w:rsidRPr="00F63095" w:rsidRDefault="00723EBE" w:rsidP="005F5FF9">
      <w:pPr>
        <w:spacing w:line="360" w:lineRule="auto"/>
        <w:jc w:val="both"/>
        <w:rPr>
          <w:rFonts w:ascii="Times New Roman" w:hAnsi="Times New Roman" w:cs="Times New Roman"/>
          <w:sz w:val="28"/>
          <w:szCs w:val="28"/>
        </w:rPr>
      </w:pPr>
      <w:r w:rsidRPr="00F63095">
        <w:rPr>
          <w:rFonts w:ascii="Times New Roman" w:hAnsi="Times New Roman" w:cs="Times New Roman"/>
          <w:b/>
          <w:bCs/>
          <w:sz w:val="28"/>
          <w:szCs w:val="28"/>
        </w:rPr>
        <w:t xml:space="preserve">Features of 2-Channel 5V Relay Shield </w:t>
      </w:r>
      <w:r w:rsidR="00EF731C" w:rsidRPr="00F63095">
        <w:rPr>
          <w:rFonts w:ascii="Times New Roman" w:hAnsi="Times New Roman" w:cs="Times New Roman"/>
          <w:b/>
          <w:bCs/>
          <w:sz w:val="28"/>
          <w:szCs w:val="28"/>
        </w:rPr>
        <w:t>Module:</w:t>
      </w:r>
    </w:p>
    <w:p w14:paraId="43583D87" w14:textId="77777777" w:rsidR="00723EBE" w:rsidRPr="00F63095" w:rsidRDefault="00723EBE" w:rsidP="005F5FF9">
      <w:pPr>
        <w:numPr>
          <w:ilvl w:val="0"/>
          <w:numId w:val="23"/>
        </w:numPr>
        <w:spacing w:line="360" w:lineRule="auto"/>
        <w:jc w:val="both"/>
        <w:rPr>
          <w:rFonts w:ascii="Times New Roman" w:hAnsi="Times New Roman" w:cs="Times New Roman"/>
          <w:sz w:val="28"/>
          <w:szCs w:val="28"/>
        </w:rPr>
      </w:pPr>
      <w:r w:rsidRPr="00F63095">
        <w:rPr>
          <w:rFonts w:ascii="Times New Roman" w:hAnsi="Times New Roman" w:cs="Times New Roman"/>
          <w:sz w:val="28"/>
          <w:szCs w:val="28"/>
        </w:rPr>
        <w:t> Brand new and high quality.</w:t>
      </w:r>
    </w:p>
    <w:p w14:paraId="2B3D4BAC" w14:textId="77777777" w:rsidR="00723EBE" w:rsidRPr="00F63095" w:rsidRDefault="00723EBE" w:rsidP="005F5FF9">
      <w:pPr>
        <w:numPr>
          <w:ilvl w:val="0"/>
          <w:numId w:val="23"/>
        </w:numPr>
        <w:spacing w:line="360" w:lineRule="auto"/>
        <w:jc w:val="both"/>
        <w:rPr>
          <w:rFonts w:ascii="Times New Roman" w:hAnsi="Times New Roman" w:cs="Times New Roman"/>
          <w:sz w:val="28"/>
          <w:szCs w:val="28"/>
        </w:rPr>
      </w:pPr>
      <w:r w:rsidRPr="00F63095">
        <w:rPr>
          <w:rFonts w:ascii="Times New Roman" w:hAnsi="Times New Roman" w:cs="Times New Roman"/>
          <w:sz w:val="28"/>
          <w:szCs w:val="28"/>
        </w:rPr>
        <w:t> This module can be used with Arduino Special Sensor Shield V4.0.</w:t>
      </w:r>
    </w:p>
    <w:p w14:paraId="698CC0FA" w14:textId="77777777" w:rsidR="00723EBE" w:rsidRPr="00F63095" w:rsidRDefault="00723EBE" w:rsidP="005F5FF9">
      <w:pPr>
        <w:numPr>
          <w:ilvl w:val="0"/>
          <w:numId w:val="23"/>
        </w:numPr>
        <w:spacing w:line="360" w:lineRule="auto"/>
        <w:jc w:val="both"/>
        <w:rPr>
          <w:rFonts w:ascii="Times New Roman" w:hAnsi="Times New Roman" w:cs="Times New Roman"/>
          <w:sz w:val="28"/>
          <w:szCs w:val="28"/>
        </w:rPr>
      </w:pPr>
      <w:r w:rsidRPr="00F63095">
        <w:rPr>
          <w:rFonts w:ascii="Times New Roman" w:hAnsi="Times New Roman" w:cs="Times New Roman"/>
          <w:sz w:val="28"/>
          <w:szCs w:val="28"/>
        </w:rPr>
        <w:t> 2-Channel Relay interface board,</w:t>
      </w:r>
    </w:p>
    <w:p w14:paraId="57D41933" w14:textId="77777777" w:rsidR="00723EBE" w:rsidRPr="00F63095" w:rsidRDefault="00723EBE" w:rsidP="005F5FF9">
      <w:pPr>
        <w:numPr>
          <w:ilvl w:val="0"/>
          <w:numId w:val="23"/>
        </w:numPr>
        <w:spacing w:line="360" w:lineRule="auto"/>
        <w:jc w:val="both"/>
        <w:rPr>
          <w:rFonts w:ascii="Times New Roman" w:hAnsi="Times New Roman" w:cs="Times New Roman"/>
          <w:sz w:val="28"/>
          <w:szCs w:val="28"/>
        </w:rPr>
      </w:pPr>
      <w:r w:rsidRPr="00F63095">
        <w:rPr>
          <w:rFonts w:ascii="Times New Roman" w:hAnsi="Times New Roman" w:cs="Times New Roman"/>
          <w:sz w:val="28"/>
          <w:szCs w:val="28"/>
        </w:rPr>
        <w:t> Each one needs 15-20mA Driver Current</w:t>
      </w:r>
    </w:p>
    <w:p w14:paraId="7ED7A652" w14:textId="77777777" w:rsidR="00723EBE" w:rsidRPr="00F63095" w:rsidRDefault="00723EBE" w:rsidP="005F5FF9">
      <w:pPr>
        <w:numPr>
          <w:ilvl w:val="0"/>
          <w:numId w:val="23"/>
        </w:numPr>
        <w:spacing w:line="360" w:lineRule="auto"/>
        <w:jc w:val="both"/>
        <w:rPr>
          <w:rFonts w:ascii="Times New Roman" w:hAnsi="Times New Roman" w:cs="Times New Roman"/>
          <w:sz w:val="28"/>
          <w:szCs w:val="28"/>
        </w:rPr>
      </w:pPr>
      <w:r w:rsidRPr="00F63095">
        <w:rPr>
          <w:rFonts w:ascii="Times New Roman" w:hAnsi="Times New Roman" w:cs="Times New Roman"/>
          <w:sz w:val="28"/>
          <w:szCs w:val="28"/>
        </w:rPr>
        <w:t> </w:t>
      </w:r>
      <w:proofErr w:type="spellStart"/>
      <w:r w:rsidRPr="00F63095">
        <w:rPr>
          <w:rFonts w:ascii="Times New Roman" w:hAnsi="Times New Roman" w:cs="Times New Roman"/>
          <w:sz w:val="28"/>
          <w:szCs w:val="28"/>
        </w:rPr>
        <w:t>Equiped</w:t>
      </w:r>
      <w:proofErr w:type="spellEnd"/>
      <w:r w:rsidRPr="00F63095">
        <w:rPr>
          <w:rFonts w:ascii="Times New Roman" w:hAnsi="Times New Roman" w:cs="Times New Roman"/>
          <w:sz w:val="28"/>
          <w:szCs w:val="28"/>
        </w:rPr>
        <w:t xml:space="preserve"> with high-current relay : DC30V 10A AC250V 10A</w:t>
      </w:r>
    </w:p>
    <w:p w14:paraId="32148E1A" w14:textId="77777777" w:rsidR="00723EBE" w:rsidRDefault="00723EBE" w:rsidP="005F5FF9">
      <w:pPr>
        <w:numPr>
          <w:ilvl w:val="0"/>
          <w:numId w:val="23"/>
        </w:numPr>
        <w:spacing w:line="360" w:lineRule="auto"/>
        <w:jc w:val="both"/>
        <w:rPr>
          <w:rFonts w:ascii="Times New Roman" w:hAnsi="Times New Roman" w:cs="Times New Roman"/>
          <w:sz w:val="28"/>
          <w:szCs w:val="28"/>
        </w:rPr>
      </w:pPr>
      <w:r w:rsidRPr="00F63095">
        <w:rPr>
          <w:rFonts w:ascii="Times New Roman" w:hAnsi="Times New Roman" w:cs="Times New Roman"/>
          <w:sz w:val="28"/>
          <w:szCs w:val="28"/>
        </w:rPr>
        <w:t> Standard interface that can be controlled directly by microcontroller (Arduino , 8051, AVR, PIC, DSP, ARM)</w:t>
      </w:r>
    </w:p>
    <w:p w14:paraId="599C4E17" w14:textId="77777777" w:rsidR="004C7F5B" w:rsidRPr="00F63095" w:rsidRDefault="004C7F5B" w:rsidP="005F5FF9">
      <w:pPr>
        <w:spacing w:line="360" w:lineRule="auto"/>
        <w:ind w:left="360"/>
        <w:jc w:val="both"/>
        <w:rPr>
          <w:rFonts w:ascii="Times New Roman" w:hAnsi="Times New Roman" w:cs="Times New Roman"/>
          <w:sz w:val="28"/>
          <w:szCs w:val="28"/>
        </w:rPr>
      </w:pPr>
    </w:p>
    <w:p w14:paraId="5C6CAF9B" w14:textId="77777777" w:rsidR="00723EBE" w:rsidRPr="00E239C5" w:rsidRDefault="00723EBE" w:rsidP="00E239C5">
      <w:pPr>
        <w:spacing w:line="360" w:lineRule="auto"/>
        <w:jc w:val="both"/>
        <w:rPr>
          <w:rFonts w:ascii="Times New Roman" w:hAnsi="Times New Roman" w:cs="Times New Roman"/>
          <w:sz w:val="28"/>
          <w:szCs w:val="28"/>
        </w:rPr>
      </w:pPr>
      <w:r w:rsidRPr="00E239C5">
        <w:rPr>
          <w:rFonts w:ascii="Times New Roman" w:hAnsi="Times New Roman" w:cs="Times New Roman"/>
          <w:b/>
          <w:bCs/>
          <w:sz w:val="28"/>
          <w:szCs w:val="28"/>
        </w:rPr>
        <w:t xml:space="preserve">Package </w:t>
      </w:r>
      <w:r w:rsidR="00E239C5" w:rsidRPr="00E239C5">
        <w:rPr>
          <w:rFonts w:ascii="Times New Roman" w:hAnsi="Times New Roman" w:cs="Times New Roman"/>
          <w:b/>
          <w:bCs/>
          <w:sz w:val="28"/>
          <w:szCs w:val="28"/>
        </w:rPr>
        <w:t>Includes:</w:t>
      </w:r>
    </w:p>
    <w:p w14:paraId="5099B2B0" w14:textId="77777777" w:rsidR="00723EBE" w:rsidRPr="00E239C5" w:rsidRDefault="00723EBE" w:rsidP="00E239C5">
      <w:pPr>
        <w:numPr>
          <w:ilvl w:val="0"/>
          <w:numId w:val="24"/>
        </w:numPr>
        <w:spacing w:line="360" w:lineRule="auto"/>
        <w:jc w:val="both"/>
        <w:rPr>
          <w:rFonts w:ascii="Times New Roman" w:hAnsi="Times New Roman" w:cs="Times New Roman"/>
          <w:sz w:val="28"/>
          <w:szCs w:val="28"/>
        </w:rPr>
      </w:pPr>
      <w:r w:rsidRPr="00E239C5">
        <w:rPr>
          <w:rFonts w:ascii="Times New Roman" w:hAnsi="Times New Roman" w:cs="Times New Roman"/>
          <w:sz w:val="28"/>
          <w:szCs w:val="28"/>
        </w:rPr>
        <w:lastRenderedPageBreak/>
        <w:t>1 x 2-Channel 5V Relay Module</w:t>
      </w:r>
    </w:p>
    <w:p w14:paraId="3368DA90" w14:textId="77777777" w:rsidR="004C7F5B" w:rsidRPr="00E239C5" w:rsidRDefault="004C7F5B" w:rsidP="00E239C5">
      <w:pPr>
        <w:spacing w:line="360" w:lineRule="auto"/>
        <w:jc w:val="both"/>
        <w:rPr>
          <w:rFonts w:ascii="Times New Roman" w:hAnsi="Times New Roman" w:cs="Times New Roman"/>
          <w:sz w:val="28"/>
          <w:szCs w:val="28"/>
        </w:rPr>
      </w:pPr>
      <w:r w:rsidRPr="00E239C5">
        <w:rPr>
          <w:rFonts w:ascii="Times New Roman" w:hAnsi="Times New Roman" w:cs="Times New Roman"/>
          <w:sz w:val="28"/>
          <w:szCs w:val="28"/>
        </w:rPr>
        <w:t>Buzzer</w:t>
      </w:r>
    </w:p>
    <w:p w14:paraId="58958ADF" w14:textId="77777777" w:rsidR="004C7F5B" w:rsidRPr="00E239C5" w:rsidRDefault="004C7F5B" w:rsidP="00E239C5">
      <w:pPr>
        <w:spacing w:line="360" w:lineRule="auto"/>
        <w:jc w:val="both"/>
        <w:rPr>
          <w:rFonts w:ascii="Times New Roman" w:hAnsi="Times New Roman" w:cs="Times New Roman"/>
          <w:sz w:val="28"/>
          <w:szCs w:val="28"/>
        </w:rPr>
      </w:pPr>
      <w:r w:rsidRPr="00E239C5">
        <w:rPr>
          <w:rFonts w:ascii="Times New Roman" w:hAnsi="Times New Roman" w:cs="Times New Roman"/>
          <w:sz w:val="28"/>
          <w:szCs w:val="28"/>
        </w:rPr>
        <w:t xml:space="preserve">A buzzer or beeper is an audio </w:t>
      </w:r>
      <w:r w:rsidR="002F2C7B" w:rsidRPr="00E239C5">
        <w:rPr>
          <w:rFonts w:ascii="Times New Roman" w:hAnsi="Times New Roman" w:cs="Times New Roman"/>
          <w:sz w:val="28"/>
          <w:szCs w:val="28"/>
        </w:rPr>
        <w:t>signaling</w:t>
      </w:r>
      <w:r w:rsidRPr="00E239C5">
        <w:rPr>
          <w:rFonts w:ascii="Times New Roman" w:hAnsi="Times New Roman" w:cs="Times New Roman"/>
          <w:sz w:val="28"/>
          <w:szCs w:val="28"/>
        </w:rPr>
        <w:t xml:space="preserve"> device, which may be mechanical, electromechanical, or piezoelectric (piezo for short). Typical uses of buzzers and beepers include alarm devices, timers, and confirmation of user input such as a mouse click or keystroke.</w:t>
      </w:r>
    </w:p>
    <w:p w14:paraId="7BFD6E91" w14:textId="77777777" w:rsidR="004C7F5B" w:rsidRPr="00E239C5" w:rsidRDefault="004C7F5B" w:rsidP="00E239C5">
      <w:pPr>
        <w:spacing w:line="360" w:lineRule="auto"/>
        <w:jc w:val="both"/>
        <w:rPr>
          <w:rFonts w:ascii="Times New Roman" w:hAnsi="Times New Roman" w:cs="Times New Roman"/>
          <w:color w:val="000000" w:themeColor="text1"/>
          <w:sz w:val="28"/>
          <w:szCs w:val="28"/>
        </w:rPr>
      </w:pPr>
      <w:r w:rsidRPr="00E239C5">
        <w:rPr>
          <w:rFonts w:ascii="Times New Roman" w:hAnsi="Times New Roman" w:cs="Times New Roman"/>
          <w:color w:val="000000" w:themeColor="text1"/>
          <w:sz w:val="28"/>
          <w:szCs w:val="28"/>
        </w:rPr>
        <w:t>Types</w:t>
      </w:r>
    </w:p>
    <w:p w14:paraId="44879D8C" w14:textId="77777777" w:rsidR="004C7F5B" w:rsidRPr="00E239C5" w:rsidRDefault="004C7F5B" w:rsidP="00E239C5">
      <w:pPr>
        <w:spacing w:line="360" w:lineRule="auto"/>
        <w:jc w:val="both"/>
        <w:rPr>
          <w:rFonts w:ascii="Times New Roman" w:hAnsi="Times New Roman" w:cs="Times New Roman"/>
          <w:b/>
          <w:bCs/>
          <w:color w:val="000000" w:themeColor="text1"/>
          <w:sz w:val="28"/>
          <w:szCs w:val="28"/>
        </w:rPr>
      </w:pPr>
      <w:r w:rsidRPr="00E239C5">
        <w:rPr>
          <w:rFonts w:ascii="Times New Roman" w:hAnsi="Times New Roman" w:cs="Times New Roman"/>
          <w:b/>
          <w:bCs/>
          <w:color w:val="000000" w:themeColor="text1"/>
          <w:sz w:val="28"/>
          <w:szCs w:val="28"/>
        </w:rPr>
        <w:t>Electromechanical</w:t>
      </w:r>
    </w:p>
    <w:p w14:paraId="21B3DADA" w14:textId="77777777" w:rsidR="004C7F5B" w:rsidRPr="00E239C5" w:rsidRDefault="004C7F5B" w:rsidP="00E239C5">
      <w:pPr>
        <w:spacing w:line="360" w:lineRule="auto"/>
        <w:jc w:val="both"/>
        <w:rPr>
          <w:rFonts w:ascii="Times New Roman" w:hAnsi="Times New Roman" w:cs="Times New Roman"/>
          <w:color w:val="000000" w:themeColor="text1"/>
          <w:sz w:val="28"/>
          <w:szCs w:val="28"/>
        </w:rPr>
      </w:pPr>
      <w:r w:rsidRPr="00E239C5">
        <w:rPr>
          <w:rFonts w:ascii="Times New Roman" w:hAnsi="Times New Roman" w:cs="Times New Roman"/>
          <w:color w:val="000000" w:themeColor="text1"/>
          <w:sz w:val="28"/>
          <w:szCs w:val="28"/>
        </w:rPr>
        <w:t>Early devices were based on an electromechanical system identical to an </w:t>
      </w:r>
      <w:hyperlink r:id="rId43" w:tooltip="Electric bell" w:history="1">
        <w:r w:rsidRPr="00E239C5">
          <w:rPr>
            <w:rStyle w:val="Hyperlink"/>
            <w:rFonts w:ascii="Times New Roman" w:hAnsi="Times New Roman" w:cs="Times New Roman"/>
            <w:color w:val="000000" w:themeColor="text1"/>
            <w:sz w:val="28"/>
            <w:szCs w:val="28"/>
            <w:u w:val="none"/>
          </w:rPr>
          <w:t>electric bell</w:t>
        </w:r>
      </w:hyperlink>
      <w:r w:rsidRPr="00E239C5">
        <w:rPr>
          <w:rFonts w:ascii="Times New Roman" w:hAnsi="Times New Roman" w:cs="Times New Roman"/>
          <w:color w:val="000000" w:themeColor="text1"/>
          <w:sz w:val="28"/>
          <w:szCs w:val="28"/>
        </w:rPr>
        <w:t> without the metal gong. Similarly, a </w:t>
      </w:r>
      <w:r w:rsidR="00F3368C" w:rsidRPr="00E239C5">
        <w:rPr>
          <w:rFonts w:ascii="Times New Roman" w:hAnsi="Times New Roman" w:cs="Times New Roman"/>
          <w:sz w:val="28"/>
          <w:szCs w:val="28"/>
        </w:rPr>
        <w:t>relay may</w:t>
      </w:r>
      <w:r w:rsidRPr="00E239C5">
        <w:rPr>
          <w:rFonts w:ascii="Times New Roman" w:hAnsi="Times New Roman" w:cs="Times New Roman"/>
          <w:color w:val="000000" w:themeColor="text1"/>
          <w:sz w:val="28"/>
          <w:szCs w:val="28"/>
        </w:rPr>
        <w:t xml:space="preserve"> be connected to interrupt its own actuating </w:t>
      </w:r>
      <w:hyperlink r:id="rId44" w:tooltip="Electric current" w:history="1">
        <w:r w:rsidRPr="00E239C5">
          <w:rPr>
            <w:rStyle w:val="Hyperlink"/>
            <w:rFonts w:ascii="Times New Roman" w:hAnsi="Times New Roman" w:cs="Times New Roman"/>
            <w:color w:val="000000" w:themeColor="text1"/>
            <w:sz w:val="28"/>
            <w:szCs w:val="28"/>
            <w:u w:val="none"/>
          </w:rPr>
          <w:t>current</w:t>
        </w:r>
      </w:hyperlink>
      <w:r w:rsidRPr="00E239C5">
        <w:rPr>
          <w:rFonts w:ascii="Times New Roman" w:hAnsi="Times New Roman" w:cs="Times New Roman"/>
          <w:color w:val="000000" w:themeColor="text1"/>
          <w:sz w:val="28"/>
          <w:szCs w:val="28"/>
        </w:rPr>
        <w:t>, causing the </w:t>
      </w:r>
      <w:hyperlink r:id="rId45" w:tooltip="Switch" w:history="1">
        <w:r w:rsidRPr="00E239C5">
          <w:rPr>
            <w:rStyle w:val="Hyperlink"/>
            <w:rFonts w:ascii="Times New Roman" w:hAnsi="Times New Roman" w:cs="Times New Roman"/>
            <w:color w:val="000000" w:themeColor="text1"/>
            <w:sz w:val="28"/>
            <w:szCs w:val="28"/>
            <w:u w:val="none"/>
          </w:rPr>
          <w:t>contacts</w:t>
        </w:r>
      </w:hyperlink>
      <w:r w:rsidRPr="00E239C5">
        <w:rPr>
          <w:rFonts w:ascii="Times New Roman" w:hAnsi="Times New Roman" w:cs="Times New Roman"/>
          <w:color w:val="000000" w:themeColor="text1"/>
          <w:sz w:val="28"/>
          <w:szCs w:val="28"/>
        </w:rPr>
        <w:t> to buzz. Often these units were anchored to a wall or ceiling to use it as a sounding board. The word "buzzer" comes from the rasping noise that electromechanical buzzers made.</w:t>
      </w:r>
    </w:p>
    <w:p w14:paraId="0BDFB29E" w14:textId="77777777" w:rsidR="004C7F5B" w:rsidRPr="00E239C5" w:rsidRDefault="004C7F5B" w:rsidP="00E239C5">
      <w:pPr>
        <w:spacing w:line="360" w:lineRule="auto"/>
        <w:jc w:val="both"/>
        <w:rPr>
          <w:rFonts w:ascii="Times New Roman" w:hAnsi="Times New Roman" w:cs="Times New Roman"/>
          <w:b/>
          <w:bCs/>
          <w:color w:val="000000" w:themeColor="text1"/>
          <w:sz w:val="28"/>
          <w:szCs w:val="28"/>
        </w:rPr>
      </w:pPr>
      <w:r w:rsidRPr="00E239C5">
        <w:rPr>
          <w:rFonts w:ascii="Times New Roman" w:hAnsi="Times New Roman" w:cs="Times New Roman"/>
          <w:b/>
          <w:bCs/>
          <w:color w:val="000000" w:themeColor="text1"/>
          <w:sz w:val="28"/>
          <w:szCs w:val="28"/>
        </w:rPr>
        <w:t>Mechanical</w:t>
      </w:r>
    </w:p>
    <w:p w14:paraId="1FD40D93" w14:textId="77777777" w:rsidR="004C7F5B" w:rsidRPr="00E239C5" w:rsidRDefault="004C7F5B" w:rsidP="00E239C5">
      <w:pPr>
        <w:spacing w:line="360" w:lineRule="auto"/>
        <w:jc w:val="both"/>
        <w:rPr>
          <w:rFonts w:ascii="Times New Roman" w:hAnsi="Times New Roman" w:cs="Times New Roman"/>
          <w:color w:val="000000" w:themeColor="text1"/>
          <w:sz w:val="28"/>
          <w:szCs w:val="28"/>
        </w:rPr>
      </w:pPr>
      <w:r w:rsidRPr="00E239C5">
        <w:rPr>
          <w:rFonts w:ascii="Times New Roman" w:hAnsi="Times New Roman" w:cs="Times New Roman"/>
          <w:color w:val="000000" w:themeColor="text1"/>
          <w:sz w:val="28"/>
          <w:szCs w:val="28"/>
        </w:rPr>
        <w:t>A </w:t>
      </w:r>
      <w:hyperlink r:id="rId46" w:tooltip="Joy buzzer" w:history="1">
        <w:r w:rsidRPr="00E239C5">
          <w:rPr>
            <w:rStyle w:val="Hyperlink"/>
            <w:rFonts w:ascii="Times New Roman" w:hAnsi="Times New Roman" w:cs="Times New Roman"/>
            <w:color w:val="000000" w:themeColor="text1"/>
            <w:sz w:val="28"/>
            <w:szCs w:val="28"/>
            <w:u w:val="none"/>
          </w:rPr>
          <w:t>joy buzzer</w:t>
        </w:r>
      </w:hyperlink>
      <w:r w:rsidRPr="00E239C5">
        <w:rPr>
          <w:rFonts w:ascii="Times New Roman" w:hAnsi="Times New Roman" w:cs="Times New Roman"/>
          <w:color w:val="000000" w:themeColor="text1"/>
          <w:sz w:val="28"/>
          <w:szCs w:val="28"/>
        </w:rPr>
        <w:t> is an example of a purely mechanical buzzer and they require drivers. Other examples of them are doorbells.</w:t>
      </w:r>
    </w:p>
    <w:p w14:paraId="25198065" w14:textId="77777777" w:rsidR="006444C2" w:rsidRDefault="006444C2" w:rsidP="00E239C5">
      <w:pPr>
        <w:spacing w:line="360" w:lineRule="auto"/>
        <w:jc w:val="both"/>
        <w:rPr>
          <w:rFonts w:ascii="Times New Roman" w:hAnsi="Times New Roman" w:cs="Times New Roman"/>
          <w:b/>
          <w:bCs/>
          <w:color w:val="000000" w:themeColor="text1"/>
          <w:sz w:val="28"/>
          <w:szCs w:val="28"/>
        </w:rPr>
      </w:pPr>
    </w:p>
    <w:p w14:paraId="5E5F5AD0" w14:textId="77777777" w:rsidR="004B0D90" w:rsidRDefault="004B0D90" w:rsidP="00E239C5">
      <w:pPr>
        <w:spacing w:line="360" w:lineRule="auto"/>
        <w:jc w:val="both"/>
        <w:rPr>
          <w:rFonts w:ascii="Times New Roman" w:hAnsi="Times New Roman" w:cs="Times New Roman"/>
          <w:b/>
          <w:bCs/>
          <w:color w:val="000000" w:themeColor="text1"/>
          <w:sz w:val="28"/>
          <w:szCs w:val="28"/>
        </w:rPr>
      </w:pPr>
    </w:p>
    <w:p w14:paraId="0B2BB947" w14:textId="77777777" w:rsidR="004B0D90" w:rsidRDefault="004B0D90" w:rsidP="00E239C5">
      <w:pPr>
        <w:spacing w:line="360" w:lineRule="auto"/>
        <w:jc w:val="both"/>
        <w:rPr>
          <w:rFonts w:ascii="Times New Roman" w:hAnsi="Times New Roman" w:cs="Times New Roman"/>
          <w:b/>
          <w:bCs/>
          <w:color w:val="000000" w:themeColor="text1"/>
          <w:sz w:val="28"/>
          <w:szCs w:val="28"/>
        </w:rPr>
      </w:pPr>
    </w:p>
    <w:p w14:paraId="276F98DC" w14:textId="77777777" w:rsidR="004B0D90" w:rsidRDefault="004B0D90" w:rsidP="00E239C5">
      <w:pPr>
        <w:spacing w:line="360" w:lineRule="auto"/>
        <w:jc w:val="both"/>
        <w:rPr>
          <w:rFonts w:ascii="Times New Roman" w:hAnsi="Times New Roman" w:cs="Times New Roman"/>
          <w:b/>
          <w:bCs/>
          <w:color w:val="000000" w:themeColor="text1"/>
          <w:sz w:val="28"/>
          <w:szCs w:val="28"/>
        </w:rPr>
      </w:pPr>
    </w:p>
    <w:p w14:paraId="7F47EF02" w14:textId="77777777" w:rsidR="004B0D90" w:rsidRDefault="004B0D90" w:rsidP="00E239C5">
      <w:pPr>
        <w:spacing w:line="360" w:lineRule="auto"/>
        <w:jc w:val="both"/>
        <w:rPr>
          <w:rFonts w:ascii="Times New Roman" w:hAnsi="Times New Roman" w:cs="Times New Roman"/>
          <w:b/>
          <w:bCs/>
          <w:color w:val="000000" w:themeColor="text1"/>
          <w:sz w:val="28"/>
          <w:szCs w:val="28"/>
        </w:rPr>
      </w:pPr>
    </w:p>
    <w:p w14:paraId="05A91DAF" w14:textId="77777777" w:rsidR="004B0D90" w:rsidRDefault="004B0D90" w:rsidP="00E239C5">
      <w:pPr>
        <w:spacing w:line="360" w:lineRule="auto"/>
        <w:jc w:val="both"/>
        <w:rPr>
          <w:rFonts w:ascii="Times New Roman" w:hAnsi="Times New Roman" w:cs="Times New Roman"/>
          <w:b/>
          <w:bCs/>
          <w:color w:val="000000" w:themeColor="text1"/>
          <w:sz w:val="28"/>
          <w:szCs w:val="28"/>
        </w:rPr>
      </w:pPr>
    </w:p>
    <w:p w14:paraId="43E48316" w14:textId="77777777" w:rsidR="004B0D90" w:rsidRPr="00E239C5" w:rsidRDefault="004B0D90" w:rsidP="004B0D90">
      <w:pPr>
        <w:spacing w:line="360" w:lineRule="auto"/>
        <w:jc w:val="both"/>
        <w:rPr>
          <w:rFonts w:ascii="Times New Roman" w:hAnsi="Times New Roman" w:cs="Times New Roman"/>
          <w:b/>
          <w:bCs/>
          <w:color w:val="000000" w:themeColor="text1"/>
          <w:sz w:val="28"/>
          <w:szCs w:val="28"/>
        </w:rPr>
      </w:pPr>
      <w:r w:rsidRPr="00E239C5">
        <w:rPr>
          <w:rFonts w:ascii="Times New Roman" w:hAnsi="Times New Roman" w:cs="Times New Roman"/>
          <w:b/>
          <w:bCs/>
          <w:color w:val="000000" w:themeColor="text1"/>
          <w:sz w:val="28"/>
          <w:szCs w:val="28"/>
        </w:rPr>
        <w:t>Piezoelectric</w:t>
      </w:r>
    </w:p>
    <w:p w14:paraId="3085CBE5" w14:textId="77777777" w:rsidR="004B0D90" w:rsidRDefault="004B0D90" w:rsidP="00E239C5">
      <w:pPr>
        <w:spacing w:line="360" w:lineRule="auto"/>
        <w:jc w:val="both"/>
        <w:rPr>
          <w:rFonts w:ascii="Times New Roman" w:hAnsi="Times New Roman" w:cs="Times New Roman"/>
          <w:b/>
          <w:bCs/>
          <w:color w:val="000000" w:themeColor="text1"/>
          <w:sz w:val="28"/>
          <w:szCs w:val="28"/>
        </w:rPr>
      </w:pPr>
    </w:p>
    <w:p w14:paraId="17EBCF0F" w14:textId="77777777" w:rsidR="004C7F5B" w:rsidRPr="004C7F5B" w:rsidRDefault="004C7F5B" w:rsidP="004C7F5B">
      <w:pPr>
        <w:spacing w:line="360" w:lineRule="auto"/>
        <w:jc w:val="center"/>
        <w:rPr>
          <w:rFonts w:ascii="Times New Roman" w:hAnsi="Times New Roman" w:cs="Times New Roman"/>
          <w:color w:val="000000" w:themeColor="text1"/>
          <w:sz w:val="28"/>
          <w:szCs w:val="28"/>
        </w:rPr>
      </w:pPr>
      <w:r w:rsidRPr="004C7F5B">
        <w:rPr>
          <w:rFonts w:ascii="Times New Roman" w:hAnsi="Times New Roman" w:cs="Times New Roman"/>
          <w:noProof/>
          <w:color w:val="000000" w:themeColor="text1"/>
          <w:sz w:val="28"/>
          <w:szCs w:val="28"/>
        </w:rPr>
        <w:drawing>
          <wp:inline distT="0" distB="0" distL="0" distR="0" wp14:anchorId="552867F2" wp14:editId="0A28A4DB">
            <wp:extent cx="2622895" cy="2753139"/>
            <wp:effectExtent l="19050" t="0" r="60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2622930" cy="2753175"/>
                    </a:xfrm>
                    <a:prstGeom prst="rect">
                      <a:avLst/>
                    </a:prstGeom>
                    <a:noFill/>
                    <a:ln w="9525">
                      <a:noFill/>
                      <a:miter lim="800000"/>
                      <a:headEnd/>
                      <a:tailEnd/>
                    </a:ln>
                  </pic:spPr>
                </pic:pic>
              </a:graphicData>
            </a:graphic>
          </wp:inline>
        </w:drawing>
      </w:r>
    </w:p>
    <w:p w14:paraId="4C733523" w14:textId="77777777" w:rsidR="004C7F5B" w:rsidRPr="004C7F5B" w:rsidRDefault="004C7F5B" w:rsidP="004C7F5B">
      <w:pPr>
        <w:spacing w:line="360" w:lineRule="auto"/>
        <w:jc w:val="center"/>
        <w:rPr>
          <w:rFonts w:ascii="Times New Roman" w:hAnsi="Times New Roman" w:cs="Times New Roman"/>
          <w:color w:val="000000" w:themeColor="text1"/>
          <w:sz w:val="28"/>
          <w:szCs w:val="28"/>
        </w:rPr>
      </w:pPr>
      <w:r w:rsidRPr="004C7F5B">
        <w:rPr>
          <w:rFonts w:ascii="Times New Roman" w:hAnsi="Times New Roman" w:cs="Times New Roman"/>
          <w:color w:val="000000" w:themeColor="text1"/>
          <w:sz w:val="28"/>
          <w:szCs w:val="28"/>
        </w:rPr>
        <w:t>FIG 4</w:t>
      </w:r>
      <w:r w:rsidR="004B0D90" w:rsidRPr="004C7F5B">
        <w:rPr>
          <w:rFonts w:ascii="Times New Roman" w:hAnsi="Times New Roman" w:cs="Times New Roman"/>
          <w:color w:val="000000" w:themeColor="text1"/>
          <w:sz w:val="28"/>
          <w:szCs w:val="28"/>
        </w:rPr>
        <w:t>: BUZZER</w:t>
      </w:r>
    </w:p>
    <w:p w14:paraId="7ACA4C83" w14:textId="77777777" w:rsidR="004C7F5B" w:rsidRPr="004B0D90" w:rsidRDefault="004C7F5B" w:rsidP="004B0D90">
      <w:pPr>
        <w:spacing w:line="360" w:lineRule="auto"/>
        <w:ind w:firstLine="720"/>
        <w:jc w:val="both"/>
        <w:rPr>
          <w:rFonts w:ascii="Times New Roman" w:hAnsi="Times New Roman" w:cs="Times New Roman"/>
          <w:color w:val="000000" w:themeColor="text1"/>
          <w:sz w:val="28"/>
          <w:szCs w:val="28"/>
        </w:rPr>
      </w:pPr>
      <w:r w:rsidRPr="004B0D90">
        <w:rPr>
          <w:rFonts w:ascii="Times New Roman" w:hAnsi="Times New Roman" w:cs="Times New Roman"/>
          <w:color w:val="000000" w:themeColor="text1"/>
          <w:sz w:val="28"/>
          <w:szCs w:val="28"/>
        </w:rPr>
        <w:t>A </w:t>
      </w:r>
      <w:hyperlink r:id="rId48" w:tooltip="Piezoelectric" w:history="1">
        <w:r w:rsidRPr="004B0D90">
          <w:rPr>
            <w:rStyle w:val="Hyperlink"/>
            <w:rFonts w:ascii="Times New Roman" w:hAnsi="Times New Roman" w:cs="Times New Roman"/>
            <w:color w:val="000000" w:themeColor="text1"/>
            <w:sz w:val="28"/>
            <w:szCs w:val="28"/>
            <w:u w:val="none"/>
          </w:rPr>
          <w:t>piezoelectric</w:t>
        </w:r>
      </w:hyperlink>
      <w:r w:rsidRPr="004B0D90">
        <w:rPr>
          <w:rFonts w:ascii="Times New Roman" w:hAnsi="Times New Roman" w:cs="Times New Roman"/>
          <w:color w:val="000000" w:themeColor="text1"/>
          <w:sz w:val="28"/>
          <w:szCs w:val="28"/>
        </w:rPr>
        <w:t> element may be driven by an </w:t>
      </w:r>
      <w:hyperlink r:id="rId49" w:tooltip="Oscillation" w:history="1">
        <w:r w:rsidRPr="004B0D90">
          <w:rPr>
            <w:rStyle w:val="Hyperlink"/>
            <w:rFonts w:ascii="Times New Roman" w:hAnsi="Times New Roman" w:cs="Times New Roman"/>
            <w:color w:val="000000" w:themeColor="text1"/>
            <w:sz w:val="28"/>
            <w:szCs w:val="28"/>
            <w:u w:val="none"/>
          </w:rPr>
          <w:t>oscillating</w:t>
        </w:r>
      </w:hyperlink>
      <w:r w:rsidRPr="004B0D90">
        <w:rPr>
          <w:rFonts w:ascii="Times New Roman" w:hAnsi="Times New Roman" w:cs="Times New Roman"/>
          <w:color w:val="000000" w:themeColor="text1"/>
          <w:sz w:val="28"/>
          <w:szCs w:val="28"/>
        </w:rPr>
        <w:t> electronic circuit or other </w:t>
      </w:r>
      <w:hyperlink r:id="rId50" w:tooltip="Audio signal" w:history="1">
        <w:r w:rsidRPr="004B0D90">
          <w:rPr>
            <w:rStyle w:val="Hyperlink"/>
            <w:rFonts w:ascii="Times New Roman" w:hAnsi="Times New Roman" w:cs="Times New Roman"/>
            <w:color w:val="000000" w:themeColor="text1"/>
            <w:sz w:val="28"/>
            <w:szCs w:val="28"/>
            <w:u w:val="none"/>
          </w:rPr>
          <w:t>audio signal</w:t>
        </w:r>
      </w:hyperlink>
      <w:r w:rsidRPr="004B0D90">
        <w:rPr>
          <w:rFonts w:ascii="Times New Roman" w:hAnsi="Times New Roman" w:cs="Times New Roman"/>
          <w:color w:val="000000" w:themeColor="text1"/>
          <w:sz w:val="28"/>
          <w:szCs w:val="28"/>
        </w:rPr>
        <w:t> source, driven with a </w:t>
      </w:r>
      <w:hyperlink r:id="rId51" w:tooltip="Piezoelectric audio amplifier" w:history="1">
        <w:r w:rsidRPr="004B0D90">
          <w:rPr>
            <w:rStyle w:val="Hyperlink"/>
            <w:rFonts w:ascii="Times New Roman" w:hAnsi="Times New Roman" w:cs="Times New Roman"/>
            <w:color w:val="000000" w:themeColor="text1"/>
            <w:sz w:val="28"/>
            <w:szCs w:val="28"/>
            <w:u w:val="none"/>
          </w:rPr>
          <w:t>piezoelectric audio amplifier</w:t>
        </w:r>
      </w:hyperlink>
      <w:r w:rsidRPr="004B0D90">
        <w:rPr>
          <w:rFonts w:ascii="Times New Roman" w:hAnsi="Times New Roman" w:cs="Times New Roman"/>
          <w:color w:val="000000" w:themeColor="text1"/>
          <w:sz w:val="28"/>
          <w:szCs w:val="28"/>
        </w:rPr>
        <w:t>. Sounds commonly used to indicate that a button has been pressed are a click, a ring or a beep.</w:t>
      </w:r>
    </w:p>
    <w:p w14:paraId="3DE644C3" w14:textId="77777777" w:rsidR="004C7F5B" w:rsidRPr="004B0D90" w:rsidRDefault="004C7F5B" w:rsidP="004B0D90">
      <w:pPr>
        <w:pStyle w:val="Default"/>
        <w:spacing w:line="360" w:lineRule="auto"/>
        <w:jc w:val="both"/>
        <w:rPr>
          <w:rFonts w:ascii="Times New Roman" w:hAnsi="Times New Roman" w:cs="Times New Roman"/>
          <w:sz w:val="28"/>
          <w:szCs w:val="28"/>
        </w:rPr>
      </w:pPr>
      <w:r w:rsidRPr="004B0D90">
        <w:rPr>
          <w:rFonts w:ascii="Times New Roman" w:hAnsi="Times New Roman" w:cs="Times New Roman"/>
          <w:b/>
          <w:bCs/>
          <w:sz w:val="28"/>
          <w:szCs w:val="28"/>
        </w:rPr>
        <w:t xml:space="preserve">Features: </w:t>
      </w:r>
    </w:p>
    <w:p w14:paraId="45E8BA64" w14:textId="77777777" w:rsidR="004C7F5B" w:rsidRPr="004B0D90" w:rsidRDefault="004C7F5B" w:rsidP="004B0D90">
      <w:pPr>
        <w:pStyle w:val="Default"/>
        <w:spacing w:line="360" w:lineRule="auto"/>
        <w:jc w:val="both"/>
        <w:rPr>
          <w:rFonts w:ascii="Times New Roman" w:hAnsi="Times New Roman" w:cs="Times New Roman"/>
          <w:sz w:val="28"/>
          <w:szCs w:val="28"/>
        </w:rPr>
      </w:pPr>
      <w:r w:rsidRPr="004B0D90">
        <w:rPr>
          <w:rFonts w:ascii="Times New Roman" w:hAnsi="Times New Roman" w:cs="Times New Roman"/>
          <w:sz w:val="28"/>
          <w:szCs w:val="28"/>
        </w:rPr>
        <w:t xml:space="preserve">1. The PS series are high performance buzzers that employ </w:t>
      </w:r>
      <w:proofErr w:type="spellStart"/>
      <w:r w:rsidRPr="004B0D90">
        <w:rPr>
          <w:rFonts w:ascii="Times New Roman" w:hAnsi="Times New Roman" w:cs="Times New Roman"/>
          <w:sz w:val="28"/>
          <w:szCs w:val="28"/>
        </w:rPr>
        <w:t>uni</w:t>
      </w:r>
      <w:proofErr w:type="spellEnd"/>
      <w:r w:rsidRPr="004B0D90">
        <w:rPr>
          <w:rFonts w:ascii="Times New Roman" w:hAnsi="Times New Roman" w:cs="Times New Roman"/>
          <w:sz w:val="28"/>
          <w:szCs w:val="28"/>
        </w:rPr>
        <w:t xml:space="preserve">-morph piezoelectric elements and are designed for easy incorporation into various circuits. </w:t>
      </w:r>
    </w:p>
    <w:p w14:paraId="0C436818" w14:textId="77777777" w:rsidR="004C7F5B" w:rsidRPr="004C7F5B" w:rsidRDefault="00CF1C26" w:rsidP="004C7F5B">
      <w:pPr>
        <w:pStyle w:val="Default"/>
        <w:spacing w:line="360" w:lineRule="auto"/>
        <w:jc w:val="both"/>
        <w:rPr>
          <w:rFonts w:ascii="Times New Roman" w:hAnsi="Times New Roman" w:cs="Times New Roman"/>
          <w:sz w:val="28"/>
          <w:szCs w:val="28"/>
        </w:rPr>
      </w:pPr>
      <w:r w:rsidRPr="004C7F5B">
        <w:rPr>
          <w:rFonts w:ascii="Times New Roman" w:hAnsi="Times New Roman" w:cs="Times New Roman"/>
          <w:sz w:val="28"/>
          <w:szCs w:val="28"/>
        </w:rPr>
        <w:t>2. They</w:t>
      </w:r>
      <w:r w:rsidR="004C7F5B" w:rsidRPr="004C7F5B">
        <w:rPr>
          <w:rFonts w:ascii="Times New Roman" w:hAnsi="Times New Roman" w:cs="Times New Roman"/>
          <w:sz w:val="28"/>
          <w:szCs w:val="28"/>
        </w:rPr>
        <w:t xml:space="preserve"> feature extremely low power consumption in comparison to electromagnetic units. </w:t>
      </w:r>
    </w:p>
    <w:p w14:paraId="10FD2B6D" w14:textId="77777777" w:rsidR="004C7F5B" w:rsidRPr="004C7F5B" w:rsidRDefault="004C7F5B" w:rsidP="004C7F5B">
      <w:pPr>
        <w:pStyle w:val="Default"/>
        <w:spacing w:line="360" w:lineRule="auto"/>
        <w:jc w:val="both"/>
        <w:rPr>
          <w:rFonts w:ascii="Times New Roman" w:hAnsi="Times New Roman" w:cs="Times New Roman"/>
          <w:sz w:val="28"/>
          <w:szCs w:val="28"/>
        </w:rPr>
      </w:pPr>
      <w:r w:rsidRPr="004C7F5B">
        <w:rPr>
          <w:rFonts w:ascii="Times New Roman" w:hAnsi="Times New Roman" w:cs="Times New Roman"/>
          <w:sz w:val="28"/>
          <w:szCs w:val="28"/>
        </w:rPr>
        <w:t xml:space="preserve">3. Because these buzzers are designed for external excitation, the same part can serve as both a musical tone oscillator and a buzzer. </w:t>
      </w:r>
    </w:p>
    <w:p w14:paraId="5B77ABBE" w14:textId="77777777" w:rsidR="003F1AAB" w:rsidRDefault="004C7F5B" w:rsidP="004C7F5B">
      <w:pPr>
        <w:pBdr>
          <w:bottom w:val="single" w:sz="6" w:space="0" w:color="A2A9B1"/>
        </w:pBdr>
        <w:shd w:val="clear" w:color="auto" w:fill="FFFFFF"/>
        <w:spacing w:before="240" w:after="60" w:line="360" w:lineRule="auto"/>
        <w:jc w:val="both"/>
        <w:outlineLvl w:val="1"/>
        <w:rPr>
          <w:rFonts w:ascii="Times New Roman" w:hAnsi="Times New Roman" w:cs="Times New Roman"/>
          <w:sz w:val="28"/>
          <w:szCs w:val="28"/>
        </w:rPr>
      </w:pPr>
      <w:r w:rsidRPr="004C7F5B">
        <w:rPr>
          <w:rFonts w:ascii="Times New Roman" w:hAnsi="Times New Roman" w:cs="Times New Roman"/>
          <w:sz w:val="28"/>
          <w:szCs w:val="28"/>
        </w:rPr>
        <w:t xml:space="preserve">4. They can be use with automated </w:t>
      </w:r>
      <w:r w:rsidR="002F2C7B" w:rsidRPr="004C7F5B">
        <w:rPr>
          <w:rFonts w:ascii="Times New Roman" w:hAnsi="Times New Roman" w:cs="Times New Roman"/>
          <w:sz w:val="28"/>
          <w:szCs w:val="28"/>
        </w:rPr>
        <w:t>inserters;</w:t>
      </w:r>
      <w:r w:rsidRPr="004C7F5B">
        <w:rPr>
          <w:rFonts w:ascii="Times New Roman" w:hAnsi="Times New Roman" w:cs="Times New Roman"/>
          <w:sz w:val="28"/>
          <w:szCs w:val="28"/>
        </w:rPr>
        <w:t xml:space="preserve"> moisture- resistant models are also available</w:t>
      </w:r>
    </w:p>
    <w:p w14:paraId="19048C3D" w14:textId="77777777" w:rsidR="00A80D7C" w:rsidRDefault="00A80D7C" w:rsidP="00F32356">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APPLICATION</w:t>
      </w:r>
    </w:p>
    <w:p w14:paraId="5E84CF6F" w14:textId="77777777" w:rsidR="001E5520" w:rsidRDefault="001E5520" w:rsidP="00F32356">
      <w:pPr>
        <w:autoSpaceDE w:val="0"/>
        <w:autoSpaceDN w:val="0"/>
        <w:adjustRightInd w:val="0"/>
        <w:spacing w:after="0" w:line="360" w:lineRule="auto"/>
        <w:jc w:val="both"/>
        <w:rPr>
          <w:rFonts w:ascii="Times New Roman" w:hAnsi="Times New Roman" w:cs="Times New Roman"/>
          <w:sz w:val="28"/>
          <w:szCs w:val="28"/>
        </w:rPr>
      </w:pPr>
      <w:r w:rsidRPr="001E5520">
        <w:rPr>
          <w:rFonts w:ascii="Times New Roman" w:hAnsi="Times New Roman" w:cs="Times New Roman"/>
          <w:sz w:val="28"/>
          <w:szCs w:val="28"/>
        </w:rPr>
        <w:lastRenderedPageBreak/>
        <w:t xml:space="preserve">This device provides much advanced facilities in now a </w:t>
      </w:r>
      <w:r w:rsidR="00F32356" w:rsidRPr="001E5520">
        <w:rPr>
          <w:rFonts w:ascii="Times New Roman" w:hAnsi="Times New Roman" w:cs="Times New Roman"/>
          <w:sz w:val="28"/>
          <w:szCs w:val="28"/>
        </w:rPr>
        <w:t>day’s</w:t>
      </w:r>
      <w:r w:rsidRPr="001E5520">
        <w:rPr>
          <w:rFonts w:ascii="Times New Roman" w:hAnsi="Times New Roman" w:cs="Times New Roman"/>
          <w:sz w:val="28"/>
          <w:szCs w:val="28"/>
        </w:rPr>
        <w:t xml:space="preserve"> life as it can be easily implemented in vehicles. This device provides</w:t>
      </w:r>
      <w:r>
        <w:rPr>
          <w:rFonts w:ascii="Times New Roman" w:hAnsi="Times New Roman" w:cs="Times New Roman"/>
          <w:sz w:val="28"/>
          <w:szCs w:val="28"/>
        </w:rPr>
        <w:t xml:space="preserve"> </w:t>
      </w:r>
      <w:r w:rsidRPr="001E5520">
        <w:rPr>
          <w:rFonts w:ascii="Times New Roman" w:hAnsi="Times New Roman" w:cs="Times New Roman"/>
          <w:sz w:val="28"/>
          <w:szCs w:val="28"/>
        </w:rPr>
        <w:t>safety for government transports. It is useful for tour &amp; travel</w:t>
      </w:r>
      <w:r>
        <w:rPr>
          <w:rFonts w:ascii="Times New Roman" w:hAnsi="Times New Roman" w:cs="Times New Roman"/>
          <w:sz w:val="28"/>
          <w:szCs w:val="28"/>
        </w:rPr>
        <w:t xml:space="preserve"> </w:t>
      </w:r>
      <w:r w:rsidRPr="001E5520">
        <w:rPr>
          <w:rFonts w:ascii="Times New Roman" w:hAnsi="Times New Roman" w:cs="Times New Roman"/>
          <w:sz w:val="28"/>
          <w:szCs w:val="28"/>
        </w:rPr>
        <w:t>agency. It can also be used in schools, colleges, offices and some</w:t>
      </w:r>
      <w:r>
        <w:rPr>
          <w:rFonts w:ascii="Times New Roman" w:hAnsi="Times New Roman" w:cs="Times New Roman"/>
          <w:sz w:val="28"/>
          <w:szCs w:val="28"/>
        </w:rPr>
        <w:t xml:space="preserve"> </w:t>
      </w:r>
      <w:r w:rsidRPr="001E5520">
        <w:rPr>
          <w:rFonts w:ascii="Times New Roman" w:hAnsi="Times New Roman" w:cs="Times New Roman"/>
          <w:sz w:val="28"/>
          <w:szCs w:val="28"/>
        </w:rPr>
        <w:t>public places taking attention of drunken persons. Military</w:t>
      </w:r>
      <w:r>
        <w:rPr>
          <w:rFonts w:ascii="Times New Roman" w:hAnsi="Times New Roman" w:cs="Times New Roman"/>
          <w:sz w:val="28"/>
          <w:szCs w:val="28"/>
        </w:rPr>
        <w:t xml:space="preserve"> </w:t>
      </w:r>
      <w:r w:rsidRPr="001E5520">
        <w:rPr>
          <w:rFonts w:ascii="Times New Roman" w:hAnsi="Times New Roman" w:cs="Times New Roman"/>
          <w:sz w:val="28"/>
          <w:szCs w:val="28"/>
        </w:rPr>
        <w:t>application where high intensity monitoring of soldier is needed.</w:t>
      </w:r>
    </w:p>
    <w:p w14:paraId="2816B5E9" w14:textId="77777777" w:rsidR="00A80D7C" w:rsidRDefault="00A80D7C" w:rsidP="00F32356">
      <w:pPr>
        <w:autoSpaceDE w:val="0"/>
        <w:autoSpaceDN w:val="0"/>
        <w:adjustRightInd w:val="0"/>
        <w:spacing w:after="0" w:line="360" w:lineRule="auto"/>
        <w:jc w:val="both"/>
        <w:rPr>
          <w:rFonts w:ascii="Times New Roman" w:hAnsi="Times New Roman" w:cs="Times New Roman"/>
          <w:sz w:val="28"/>
          <w:szCs w:val="28"/>
        </w:rPr>
      </w:pPr>
    </w:p>
    <w:p w14:paraId="0A4D644B" w14:textId="77777777" w:rsidR="00A80D7C" w:rsidRDefault="00A80D7C" w:rsidP="001E5520">
      <w:pPr>
        <w:autoSpaceDE w:val="0"/>
        <w:autoSpaceDN w:val="0"/>
        <w:adjustRightInd w:val="0"/>
        <w:spacing w:after="0" w:line="360" w:lineRule="auto"/>
        <w:jc w:val="both"/>
        <w:rPr>
          <w:rFonts w:ascii="Times New Roman" w:hAnsi="Times New Roman" w:cs="Times New Roman"/>
          <w:sz w:val="28"/>
          <w:szCs w:val="28"/>
        </w:rPr>
      </w:pPr>
    </w:p>
    <w:p w14:paraId="560D5102" w14:textId="77777777" w:rsidR="00A80D7C" w:rsidRDefault="00A80D7C" w:rsidP="001E5520">
      <w:pPr>
        <w:autoSpaceDE w:val="0"/>
        <w:autoSpaceDN w:val="0"/>
        <w:adjustRightInd w:val="0"/>
        <w:spacing w:after="0" w:line="360" w:lineRule="auto"/>
        <w:jc w:val="both"/>
        <w:rPr>
          <w:rFonts w:ascii="Times New Roman" w:hAnsi="Times New Roman" w:cs="Times New Roman"/>
          <w:sz w:val="28"/>
          <w:szCs w:val="28"/>
        </w:rPr>
      </w:pPr>
    </w:p>
    <w:p w14:paraId="57E9A9AB" w14:textId="77777777" w:rsidR="00F344D3" w:rsidRPr="005F26D0" w:rsidRDefault="00F344D3" w:rsidP="00F344D3">
      <w:pPr>
        <w:spacing w:line="360" w:lineRule="auto"/>
        <w:jc w:val="both"/>
        <w:rPr>
          <w:rFonts w:asciiTheme="majorHAnsi" w:hAnsiTheme="majorHAnsi"/>
          <w:b/>
          <w:sz w:val="28"/>
          <w:szCs w:val="28"/>
        </w:rPr>
      </w:pPr>
      <w:r w:rsidRPr="005F26D0">
        <w:rPr>
          <w:rFonts w:asciiTheme="majorHAnsi" w:hAnsiTheme="majorHAnsi"/>
          <w:b/>
          <w:sz w:val="28"/>
          <w:szCs w:val="28"/>
        </w:rPr>
        <w:t>SOFTWARE DESCRIPTION</w:t>
      </w:r>
    </w:p>
    <w:p w14:paraId="3A1EED32" w14:textId="77777777" w:rsidR="00F344D3" w:rsidRPr="005F26D0" w:rsidRDefault="00F344D3" w:rsidP="00F344D3">
      <w:pPr>
        <w:pStyle w:val="BodyText"/>
        <w:spacing w:before="1" w:line="360" w:lineRule="auto"/>
        <w:ind w:left="160"/>
        <w:jc w:val="both"/>
        <w:rPr>
          <w:rFonts w:asciiTheme="majorHAnsi" w:hAnsiTheme="majorHAnsi"/>
          <w:sz w:val="28"/>
          <w:szCs w:val="28"/>
        </w:rPr>
      </w:pPr>
    </w:p>
    <w:p w14:paraId="4F7E7C77" w14:textId="77777777" w:rsidR="00F344D3" w:rsidRPr="005F26D0" w:rsidRDefault="00F344D3" w:rsidP="00F344D3">
      <w:pPr>
        <w:pStyle w:val="Heading1"/>
        <w:keepNext w:val="0"/>
        <w:keepLines w:val="0"/>
        <w:widowControl w:val="0"/>
        <w:numPr>
          <w:ilvl w:val="2"/>
          <w:numId w:val="34"/>
        </w:numPr>
        <w:tabs>
          <w:tab w:val="left" w:pos="792"/>
        </w:tabs>
        <w:autoSpaceDE w:val="0"/>
        <w:autoSpaceDN w:val="0"/>
        <w:spacing w:before="0" w:line="360" w:lineRule="auto"/>
        <w:jc w:val="both"/>
      </w:pPr>
      <w:bookmarkStart w:id="4" w:name="_TOC_250004"/>
      <w:r w:rsidRPr="005F26D0">
        <w:t>ARDUINO</w:t>
      </w:r>
      <w:bookmarkEnd w:id="4"/>
      <w:r w:rsidRPr="005F26D0">
        <w:t>IDE:</w:t>
      </w:r>
    </w:p>
    <w:p w14:paraId="4279D140" w14:textId="77777777" w:rsidR="00F344D3" w:rsidRPr="005F26D0" w:rsidRDefault="00F344D3" w:rsidP="00F344D3">
      <w:pPr>
        <w:pStyle w:val="BodyText"/>
        <w:spacing w:before="3" w:line="360" w:lineRule="auto"/>
        <w:jc w:val="both"/>
        <w:rPr>
          <w:rFonts w:asciiTheme="majorHAnsi" w:hAnsiTheme="majorHAnsi"/>
          <w:b/>
          <w:sz w:val="28"/>
          <w:szCs w:val="28"/>
        </w:rPr>
      </w:pPr>
    </w:p>
    <w:p w14:paraId="565D4CEE" w14:textId="77777777" w:rsidR="00F344D3" w:rsidRPr="005F26D0" w:rsidRDefault="00F344D3" w:rsidP="00F344D3">
      <w:pPr>
        <w:pStyle w:val="Heading1"/>
        <w:keepNext w:val="0"/>
        <w:keepLines w:val="0"/>
        <w:widowControl w:val="0"/>
        <w:numPr>
          <w:ilvl w:val="3"/>
          <w:numId w:val="35"/>
        </w:numPr>
        <w:tabs>
          <w:tab w:val="left" w:pos="1001"/>
        </w:tabs>
        <w:autoSpaceDE w:val="0"/>
        <w:autoSpaceDN w:val="0"/>
        <w:spacing w:before="0" w:line="360" w:lineRule="auto"/>
        <w:jc w:val="both"/>
      </w:pPr>
      <w:bookmarkStart w:id="5" w:name="_TOC_250003"/>
      <w:bookmarkEnd w:id="5"/>
      <w:r w:rsidRPr="005F26D0">
        <w:t>Introduction</w:t>
      </w:r>
    </w:p>
    <w:p w14:paraId="545D27A4" w14:textId="77777777" w:rsidR="00F344D3" w:rsidRPr="005F26D0" w:rsidRDefault="00F344D3" w:rsidP="00F344D3">
      <w:pPr>
        <w:pStyle w:val="BodyText"/>
        <w:spacing w:before="1" w:line="360" w:lineRule="auto"/>
        <w:jc w:val="both"/>
        <w:rPr>
          <w:rFonts w:asciiTheme="majorHAnsi" w:hAnsiTheme="majorHAnsi"/>
          <w:b/>
          <w:sz w:val="28"/>
          <w:szCs w:val="28"/>
        </w:rPr>
      </w:pPr>
    </w:p>
    <w:p w14:paraId="14C6AEF9" w14:textId="77777777" w:rsidR="00F344D3" w:rsidRPr="005F26D0" w:rsidRDefault="00F344D3" w:rsidP="00F344D3">
      <w:pPr>
        <w:pStyle w:val="BodyText"/>
        <w:spacing w:line="360" w:lineRule="auto"/>
        <w:ind w:left="160"/>
        <w:jc w:val="both"/>
        <w:rPr>
          <w:rFonts w:asciiTheme="majorHAnsi" w:hAnsiTheme="majorHAnsi"/>
          <w:sz w:val="28"/>
          <w:szCs w:val="28"/>
        </w:rPr>
      </w:pPr>
      <w:r w:rsidRPr="005F26D0">
        <w:rPr>
          <w:rFonts w:asciiTheme="majorHAnsi" w:hAnsiTheme="majorHAnsi"/>
          <w:sz w:val="28"/>
          <w:szCs w:val="28"/>
        </w:rPr>
        <w:t>The open-source Arduino Software (IDE) is used to ease the process of writing code and upload it to any developmental board compatible with this software. It can run on Windows, Mac OS X, and Linux. The Integrated Development Environment is written in Java and the execution is based on Processing projects. It contains a text editor for writing code, a message area, a text console, a toolbar with buttons for common functions and a series of menus. It connects to the developmental board hardware in order to upload programs and communicate with them.</w:t>
      </w:r>
    </w:p>
    <w:p w14:paraId="25334B9E" w14:textId="77777777" w:rsidR="00F344D3" w:rsidRPr="005F26D0" w:rsidRDefault="00F344D3" w:rsidP="00F344D3">
      <w:pPr>
        <w:pStyle w:val="Heading1"/>
        <w:keepNext w:val="0"/>
        <w:keepLines w:val="0"/>
        <w:widowControl w:val="0"/>
        <w:numPr>
          <w:ilvl w:val="3"/>
          <w:numId w:val="35"/>
        </w:numPr>
        <w:tabs>
          <w:tab w:val="left" w:pos="1003"/>
        </w:tabs>
        <w:autoSpaceDE w:val="0"/>
        <w:autoSpaceDN w:val="0"/>
        <w:spacing w:before="204" w:line="360" w:lineRule="auto"/>
        <w:ind w:left="1002" w:hanging="843"/>
        <w:jc w:val="both"/>
      </w:pPr>
      <w:bookmarkStart w:id="6" w:name="_TOC_250002"/>
      <w:bookmarkEnd w:id="6"/>
      <w:r w:rsidRPr="005F26D0">
        <w:t>Scripting</w:t>
      </w:r>
    </w:p>
    <w:p w14:paraId="3BE8B8FA" w14:textId="77777777" w:rsidR="00F344D3" w:rsidRPr="005F26D0" w:rsidRDefault="00F344D3" w:rsidP="00F344D3">
      <w:pPr>
        <w:pStyle w:val="BodyText"/>
        <w:spacing w:before="10" w:line="360" w:lineRule="auto"/>
        <w:jc w:val="both"/>
        <w:rPr>
          <w:rFonts w:asciiTheme="majorHAnsi" w:hAnsiTheme="majorHAnsi"/>
          <w:b/>
          <w:sz w:val="28"/>
          <w:szCs w:val="28"/>
        </w:rPr>
      </w:pPr>
    </w:p>
    <w:p w14:paraId="6A0D1AB8" w14:textId="77777777" w:rsidR="00F344D3" w:rsidRPr="005F26D0" w:rsidRDefault="00F344D3" w:rsidP="00F344D3">
      <w:pPr>
        <w:pStyle w:val="BodyText"/>
        <w:spacing w:line="360" w:lineRule="auto"/>
        <w:ind w:left="160"/>
        <w:jc w:val="both"/>
        <w:rPr>
          <w:rFonts w:asciiTheme="majorHAnsi" w:hAnsiTheme="majorHAnsi"/>
          <w:sz w:val="28"/>
          <w:szCs w:val="28"/>
        </w:rPr>
      </w:pPr>
      <w:r w:rsidRPr="005F26D0">
        <w:rPr>
          <w:rFonts w:asciiTheme="majorHAnsi" w:hAnsiTheme="majorHAnsi"/>
          <w:sz w:val="28"/>
          <w:szCs w:val="28"/>
        </w:rPr>
        <w:t xml:space="preserve">The programs that are written in the IDE are generally referred to as sketches; they are written in the text editor region provided in the IDE; like any text editor they support all the common and basic functionalities. </w:t>
      </w:r>
      <w:r w:rsidRPr="005F26D0">
        <w:rPr>
          <w:rFonts w:asciiTheme="majorHAnsi" w:hAnsiTheme="majorHAnsi"/>
          <w:sz w:val="28"/>
          <w:szCs w:val="28"/>
        </w:rPr>
        <w:lastRenderedPageBreak/>
        <w:t>The scripts are generally saved with an extension of “.</w:t>
      </w:r>
      <w:proofErr w:type="spellStart"/>
      <w:r w:rsidRPr="005F26D0">
        <w:rPr>
          <w:rFonts w:asciiTheme="majorHAnsi" w:hAnsiTheme="majorHAnsi"/>
          <w:sz w:val="28"/>
          <w:szCs w:val="28"/>
        </w:rPr>
        <w:t>ino</w:t>
      </w:r>
      <w:proofErr w:type="spellEnd"/>
      <w:r w:rsidRPr="005F26D0">
        <w:rPr>
          <w:rFonts w:asciiTheme="majorHAnsi" w:hAnsiTheme="majorHAnsi"/>
          <w:sz w:val="28"/>
          <w:szCs w:val="28"/>
        </w:rPr>
        <w:t>”. The IDE provides provision for compiling and verifying the code before uploading the code to the hardware of the board that is used. Sketchbook is the concept used by the Arduino IDE. It is a standard place wherein the user can review his most recent scripts and access the same.</w:t>
      </w:r>
    </w:p>
    <w:p w14:paraId="13C70520" w14:textId="77777777" w:rsidR="00F344D3" w:rsidRPr="005F26D0" w:rsidRDefault="00F344D3" w:rsidP="00F344D3">
      <w:pPr>
        <w:pStyle w:val="Heading1"/>
        <w:keepNext w:val="0"/>
        <w:keepLines w:val="0"/>
        <w:widowControl w:val="0"/>
        <w:numPr>
          <w:ilvl w:val="3"/>
          <w:numId w:val="35"/>
        </w:numPr>
        <w:tabs>
          <w:tab w:val="left" w:pos="1003"/>
        </w:tabs>
        <w:autoSpaceDE w:val="0"/>
        <w:autoSpaceDN w:val="0"/>
        <w:spacing w:before="205" w:line="360" w:lineRule="auto"/>
        <w:ind w:left="1002" w:hanging="843"/>
        <w:jc w:val="both"/>
      </w:pPr>
      <w:bookmarkStart w:id="7" w:name="_TOC_250001"/>
      <w:bookmarkEnd w:id="7"/>
      <w:r w:rsidRPr="005F26D0">
        <w:t>Uploading</w:t>
      </w:r>
    </w:p>
    <w:p w14:paraId="551C4EE7" w14:textId="77777777" w:rsidR="00F344D3" w:rsidRPr="005F26D0" w:rsidRDefault="00F344D3" w:rsidP="00F344D3">
      <w:pPr>
        <w:pStyle w:val="BodyText"/>
        <w:spacing w:before="1" w:line="360" w:lineRule="auto"/>
        <w:jc w:val="both"/>
        <w:rPr>
          <w:rFonts w:asciiTheme="majorHAnsi" w:hAnsiTheme="majorHAnsi"/>
          <w:b/>
          <w:sz w:val="28"/>
          <w:szCs w:val="28"/>
        </w:rPr>
      </w:pPr>
    </w:p>
    <w:p w14:paraId="3A0BC930" w14:textId="77777777" w:rsidR="00F344D3" w:rsidRPr="005F26D0" w:rsidRDefault="00F344D3" w:rsidP="00F344D3">
      <w:pPr>
        <w:pStyle w:val="BodyText"/>
        <w:spacing w:line="360" w:lineRule="auto"/>
        <w:ind w:left="160"/>
        <w:jc w:val="both"/>
        <w:rPr>
          <w:rFonts w:asciiTheme="majorHAnsi" w:hAnsiTheme="majorHAnsi"/>
          <w:sz w:val="28"/>
          <w:szCs w:val="28"/>
        </w:rPr>
      </w:pPr>
      <w:r w:rsidRPr="005F26D0">
        <w:rPr>
          <w:rFonts w:asciiTheme="majorHAnsi" w:hAnsiTheme="majorHAnsi"/>
          <w:sz w:val="28"/>
          <w:szCs w:val="28"/>
        </w:rPr>
        <w:t>While uploading the code to the hardware it is mandatory to ensure that proper port is selected and baud rate is accepted by the hardware. The data is generally transmitted in a serial fashion. There is a provision for visualizing the transferring</w:t>
      </w:r>
    </w:p>
    <w:p w14:paraId="71320509" w14:textId="77777777" w:rsidR="00F344D3" w:rsidRPr="005F26D0" w:rsidRDefault="00F344D3" w:rsidP="00F344D3">
      <w:pPr>
        <w:pStyle w:val="BodyText"/>
        <w:spacing w:before="73" w:line="360" w:lineRule="auto"/>
        <w:ind w:left="160"/>
        <w:jc w:val="both"/>
        <w:rPr>
          <w:rFonts w:asciiTheme="majorHAnsi" w:hAnsiTheme="majorHAnsi"/>
          <w:sz w:val="28"/>
          <w:szCs w:val="28"/>
        </w:rPr>
      </w:pPr>
      <w:r w:rsidRPr="005F26D0">
        <w:rPr>
          <w:rFonts w:asciiTheme="majorHAnsi" w:hAnsiTheme="majorHAnsi"/>
          <w:sz w:val="28"/>
          <w:szCs w:val="28"/>
        </w:rPr>
        <w:t>and displaying the data given to the hardware by using Serial Monitor. Depending</w:t>
      </w:r>
    </w:p>
    <w:p w14:paraId="26F818DE" w14:textId="77777777" w:rsidR="00F344D3" w:rsidRPr="005F26D0" w:rsidRDefault="00F344D3" w:rsidP="00F344D3">
      <w:pPr>
        <w:pStyle w:val="BodyText"/>
        <w:spacing w:before="160" w:line="360" w:lineRule="auto"/>
        <w:ind w:left="160"/>
        <w:jc w:val="both"/>
        <w:rPr>
          <w:rFonts w:asciiTheme="majorHAnsi" w:hAnsiTheme="majorHAnsi"/>
          <w:sz w:val="28"/>
          <w:szCs w:val="28"/>
        </w:rPr>
      </w:pPr>
      <w:r w:rsidRPr="005F26D0">
        <w:rPr>
          <w:rFonts w:asciiTheme="majorHAnsi" w:hAnsiTheme="majorHAnsi"/>
          <w:sz w:val="28"/>
          <w:szCs w:val="28"/>
        </w:rPr>
        <w:t>on the board’s hardware proper baud rate must be selected.</w:t>
      </w:r>
    </w:p>
    <w:p w14:paraId="16DEB406" w14:textId="77777777" w:rsidR="00F344D3" w:rsidRPr="005F26D0" w:rsidRDefault="00F344D3" w:rsidP="00F344D3">
      <w:pPr>
        <w:pStyle w:val="BodyText"/>
        <w:spacing w:before="10" w:line="360" w:lineRule="auto"/>
        <w:jc w:val="both"/>
        <w:rPr>
          <w:rFonts w:asciiTheme="majorHAnsi" w:hAnsiTheme="majorHAnsi"/>
          <w:sz w:val="28"/>
          <w:szCs w:val="28"/>
        </w:rPr>
      </w:pPr>
    </w:p>
    <w:p w14:paraId="78AD0692" w14:textId="77777777" w:rsidR="00F344D3" w:rsidRPr="005F26D0" w:rsidRDefault="00F344D3" w:rsidP="00F344D3">
      <w:pPr>
        <w:pStyle w:val="Heading1"/>
        <w:keepNext w:val="0"/>
        <w:keepLines w:val="0"/>
        <w:widowControl w:val="0"/>
        <w:numPr>
          <w:ilvl w:val="3"/>
          <w:numId w:val="35"/>
        </w:numPr>
        <w:tabs>
          <w:tab w:val="left" w:pos="1003"/>
        </w:tabs>
        <w:autoSpaceDE w:val="0"/>
        <w:autoSpaceDN w:val="0"/>
        <w:spacing w:before="0" w:line="360" w:lineRule="auto"/>
        <w:ind w:left="1002" w:hanging="843"/>
        <w:jc w:val="both"/>
      </w:pPr>
      <w:bookmarkStart w:id="8" w:name="_TOC_250000"/>
      <w:bookmarkEnd w:id="8"/>
      <w:r w:rsidRPr="005F26D0">
        <w:t>Language</w:t>
      </w:r>
    </w:p>
    <w:p w14:paraId="20E1F851" w14:textId="77777777" w:rsidR="00F344D3" w:rsidRPr="005F26D0" w:rsidRDefault="00F344D3" w:rsidP="00F344D3">
      <w:pPr>
        <w:pStyle w:val="BodyText"/>
        <w:spacing w:before="10" w:line="360" w:lineRule="auto"/>
        <w:jc w:val="both"/>
        <w:rPr>
          <w:rFonts w:asciiTheme="majorHAnsi" w:hAnsiTheme="majorHAnsi"/>
          <w:b/>
          <w:sz w:val="28"/>
          <w:szCs w:val="28"/>
        </w:rPr>
      </w:pPr>
    </w:p>
    <w:p w14:paraId="17FFF6D9" w14:textId="77777777" w:rsidR="00F344D3" w:rsidRPr="005F26D0" w:rsidRDefault="00F344D3" w:rsidP="00F344D3">
      <w:pPr>
        <w:pStyle w:val="BodyText"/>
        <w:spacing w:line="360" w:lineRule="auto"/>
        <w:ind w:left="160"/>
        <w:jc w:val="both"/>
        <w:rPr>
          <w:rFonts w:asciiTheme="majorHAnsi" w:hAnsiTheme="majorHAnsi"/>
          <w:sz w:val="28"/>
          <w:szCs w:val="28"/>
        </w:rPr>
      </w:pPr>
      <w:r w:rsidRPr="005F26D0">
        <w:rPr>
          <w:rFonts w:asciiTheme="majorHAnsi" w:hAnsiTheme="majorHAnsi"/>
          <w:sz w:val="28"/>
          <w:szCs w:val="28"/>
        </w:rPr>
        <w:t xml:space="preserve">Most of the boards are supported by the </w:t>
      </w:r>
      <w:proofErr w:type="spellStart"/>
      <w:r w:rsidRPr="005F26D0">
        <w:rPr>
          <w:rFonts w:asciiTheme="majorHAnsi" w:hAnsiTheme="majorHAnsi"/>
          <w:sz w:val="28"/>
          <w:szCs w:val="28"/>
        </w:rPr>
        <w:t>arduio</w:t>
      </w:r>
      <w:proofErr w:type="spellEnd"/>
      <w:r w:rsidRPr="005F26D0">
        <w:rPr>
          <w:rFonts w:asciiTheme="majorHAnsi" w:hAnsiTheme="majorHAnsi"/>
          <w:sz w:val="28"/>
          <w:szCs w:val="28"/>
        </w:rPr>
        <w:t xml:space="preserve"> IDE owing to the inputs from the vast community. Each board has its own specific sets of libraries that can be downloaded directly from the IDE. The language that is used in programming the IDE is normal C/C++. Most of the standard C/C++ libraries will function in the IDE with exception of a few; this depends on the hardware specifications of the board connected and the RAM capability.</w:t>
      </w:r>
    </w:p>
    <w:p w14:paraId="51AD97E1" w14:textId="77777777" w:rsidR="00F344D3" w:rsidRPr="005F26D0" w:rsidRDefault="00F344D3" w:rsidP="00F344D3">
      <w:pPr>
        <w:pStyle w:val="BodyText"/>
        <w:spacing w:before="201" w:line="360" w:lineRule="auto"/>
        <w:ind w:left="160"/>
        <w:jc w:val="both"/>
        <w:rPr>
          <w:rFonts w:asciiTheme="majorHAnsi" w:hAnsiTheme="majorHAnsi"/>
          <w:sz w:val="28"/>
          <w:szCs w:val="28"/>
        </w:rPr>
      </w:pPr>
      <w:r w:rsidRPr="005F26D0">
        <w:rPr>
          <w:rFonts w:asciiTheme="majorHAnsi" w:hAnsiTheme="majorHAnsi"/>
          <w:sz w:val="28"/>
          <w:szCs w:val="28"/>
        </w:rPr>
        <w:t xml:space="preserve">The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can be programmed using the Arduino IDE by downloading a specific set of libraries for the same. The baud rate and the port </w:t>
      </w:r>
      <w:r w:rsidRPr="005F26D0">
        <w:rPr>
          <w:rFonts w:asciiTheme="majorHAnsi" w:hAnsiTheme="majorHAnsi"/>
          <w:sz w:val="28"/>
          <w:szCs w:val="28"/>
        </w:rPr>
        <w:lastRenderedPageBreak/>
        <w:t xml:space="preserve">specification of the IDE is changed in accordance with the hardware specification of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and program is uploaded in a serial fashion into the board. The program is written in standard C/C++ language along with the library supporting MQTT functionality.</w:t>
      </w:r>
    </w:p>
    <w:p w14:paraId="0BA883A9" w14:textId="77777777" w:rsidR="00F344D3" w:rsidRPr="005F26D0" w:rsidRDefault="00F344D3" w:rsidP="00F344D3">
      <w:pPr>
        <w:pStyle w:val="BodyText"/>
        <w:spacing w:line="360" w:lineRule="auto"/>
        <w:ind w:left="160"/>
        <w:jc w:val="both"/>
        <w:rPr>
          <w:rFonts w:asciiTheme="majorHAnsi" w:hAnsiTheme="majorHAnsi"/>
          <w:sz w:val="28"/>
          <w:szCs w:val="28"/>
        </w:rPr>
      </w:pPr>
      <w:r w:rsidRPr="005F26D0">
        <w:rPr>
          <w:rFonts w:asciiTheme="majorHAnsi" w:hAnsiTheme="majorHAnsi"/>
          <w:sz w:val="28"/>
          <w:szCs w:val="28"/>
        </w:rPr>
        <w:t xml:space="preserve">All the standard MQTT protocol methods are supported on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w:t>
      </w:r>
    </w:p>
    <w:p w14:paraId="5ACF939B" w14:textId="77777777" w:rsidR="00F344D3" w:rsidRPr="005F26D0" w:rsidRDefault="00F344D3" w:rsidP="00F344D3">
      <w:pPr>
        <w:pStyle w:val="BodyText"/>
        <w:spacing w:before="10" w:line="360" w:lineRule="auto"/>
        <w:jc w:val="both"/>
        <w:rPr>
          <w:rFonts w:asciiTheme="majorHAnsi" w:hAnsiTheme="majorHAnsi"/>
          <w:sz w:val="28"/>
          <w:szCs w:val="28"/>
        </w:rPr>
      </w:pPr>
    </w:p>
    <w:p w14:paraId="685E7766" w14:textId="77777777" w:rsidR="00F344D3" w:rsidRPr="005F26D0" w:rsidRDefault="00F344D3" w:rsidP="00F344D3">
      <w:pPr>
        <w:pStyle w:val="Heading1"/>
        <w:keepNext w:val="0"/>
        <w:keepLines w:val="0"/>
        <w:widowControl w:val="0"/>
        <w:numPr>
          <w:ilvl w:val="1"/>
          <w:numId w:val="36"/>
        </w:numPr>
        <w:tabs>
          <w:tab w:val="left" w:pos="461"/>
        </w:tabs>
        <w:autoSpaceDE w:val="0"/>
        <w:autoSpaceDN w:val="0"/>
        <w:spacing w:before="0" w:line="360" w:lineRule="auto"/>
        <w:jc w:val="both"/>
      </w:pPr>
      <w:proofErr w:type="spellStart"/>
      <w:r w:rsidRPr="005F26D0">
        <w:t>NodeMCU</w:t>
      </w:r>
      <w:proofErr w:type="spellEnd"/>
      <w:r w:rsidRPr="005F26D0">
        <w:t xml:space="preserve"> Code via </w:t>
      </w:r>
      <w:proofErr w:type="spellStart"/>
      <w:r w:rsidRPr="005F26D0">
        <w:t>ArduinoIDE</w:t>
      </w:r>
      <w:proofErr w:type="spellEnd"/>
    </w:p>
    <w:p w14:paraId="0B1778F2" w14:textId="77777777" w:rsidR="00F344D3" w:rsidRPr="005F26D0" w:rsidRDefault="00F344D3" w:rsidP="00F344D3">
      <w:pPr>
        <w:pStyle w:val="BodyText"/>
        <w:spacing w:before="175" w:line="360" w:lineRule="auto"/>
        <w:ind w:left="100" w:right="410"/>
        <w:jc w:val="both"/>
        <w:rPr>
          <w:rFonts w:asciiTheme="majorHAnsi" w:hAnsiTheme="majorHAnsi"/>
          <w:sz w:val="28"/>
          <w:szCs w:val="28"/>
        </w:rPr>
      </w:pPr>
      <w:proofErr w:type="gramStart"/>
      <w:r w:rsidRPr="005F26D0">
        <w:rPr>
          <w:rFonts w:asciiTheme="majorHAnsi" w:hAnsiTheme="majorHAnsi"/>
          <w:sz w:val="28"/>
          <w:szCs w:val="28"/>
        </w:rPr>
        <w:t>TocodeNodeMCUviaArduinoIDE,theNodeMCUneedsto</w:t>
      </w:r>
      <w:r w:rsidRPr="005F26D0">
        <w:rPr>
          <w:rFonts w:asciiTheme="majorHAnsi" w:hAnsiTheme="majorHAnsi"/>
          <w:spacing w:val="-3"/>
          <w:sz w:val="28"/>
          <w:szCs w:val="28"/>
        </w:rPr>
        <w:t>be</w:t>
      </w:r>
      <w:r w:rsidRPr="005F26D0">
        <w:rPr>
          <w:rFonts w:asciiTheme="majorHAnsi" w:hAnsiTheme="majorHAnsi"/>
          <w:sz w:val="28"/>
          <w:szCs w:val="28"/>
        </w:rPr>
        <w:t>addedtoArduinoIDElibrary</w:t>
      </w:r>
      <w:proofErr w:type="gramEnd"/>
      <w:r w:rsidRPr="005F26D0">
        <w:rPr>
          <w:rFonts w:asciiTheme="majorHAnsi" w:hAnsiTheme="majorHAnsi"/>
          <w:sz w:val="28"/>
          <w:szCs w:val="28"/>
        </w:rPr>
        <w:t xml:space="preserve"> first by adding this address to Arduino IDE preferences. After this reference </w:t>
      </w:r>
      <w:r w:rsidRPr="005F26D0">
        <w:rPr>
          <w:rFonts w:asciiTheme="majorHAnsi" w:hAnsiTheme="majorHAnsi"/>
          <w:spacing w:val="-3"/>
          <w:sz w:val="28"/>
          <w:szCs w:val="28"/>
        </w:rPr>
        <w:t xml:space="preserve">is </w:t>
      </w:r>
      <w:r w:rsidRPr="005F26D0">
        <w:rPr>
          <w:rFonts w:asciiTheme="majorHAnsi" w:hAnsiTheme="majorHAnsi"/>
          <w:sz w:val="28"/>
          <w:szCs w:val="28"/>
        </w:rPr>
        <w:t xml:space="preserve">added </w:t>
      </w:r>
      <w:r w:rsidRPr="005F26D0">
        <w:rPr>
          <w:rFonts w:asciiTheme="majorHAnsi" w:hAnsiTheme="majorHAnsi"/>
          <w:spacing w:val="2"/>
          <w:sz w:val="28"/>
          <w:szCs w:val="28"/>
        </w:rPr>
        <w:t xml:space="preserve">to </w:t>
      </w:r>
      <w:r w:rsidRPr="005F26D0">
        <w:rPr>
          <w:rFonts w:asciiTheme="majorHAnsi" w:hAnsiTheme="majorHAnsi"/>
          <w:sz w:val="28"/>
          <w:szCs w:val="28"/>
        </w:rPr>
        <w:t xml:space="preserve">Arduino IDE, download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w:t>
      </w:r>
      <w:r w:rsidRPr="005F26D0">
        <w:rPr>
          <w:rFonts w:asciiTheme="majorHAnsi" w:hAnsiTheme="majorHAnsi"/>
          <w:spacing w:val="2"/>
          <w:sz w:val="28"/>
          <w:szCs w:val="28"/>
        </w:rPr>
        <w:t xml:space="preserve">to </w:t>
      </w:r>
      <w:r w:rsidRPr="005F26D0">
        <w:rPr>
          <w:rFonts w:asciiTheme="majorHAnsi" w:hAnsiTheme="majorHAnsi"/>
          <w:sz w:val="28"/>
          <w:szCs w:val="28"/>
        </w:rPr>
        <w:t xml:space="preserve">boards manager and then select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1.0 </w:t>
      </w:r>
      <w:r w:rsidRPr="005F26D0">
        <w:rPr>
          <w:rFonts w:asciiTheme="majorHAnsi" w:hAnsiTheme="majorHAnsi"/>
          <w:spacing w:val="2"/>
          <w:sz w:val="28"/>
          <w:szCs w:val="28"/>
        </w:rPr>
        <w:t xml:space="preserve">(ESP- </w:t>
      </w:r>
      <w:r w:rsidRPr="005F26D0">
        <w:rPr>
          <w:rFonts w:asciiTheme="majorHAnsi" w:hAnsiTheme="majorHAnsi"/>
          <w:sz w:val="28"/>
          <w:szCs w:val="28"/>
        </w:rPr>
        <w:t>12EModule</w:t>
      </w:r>
      <w:proofErr w:type="gramStart"/>
      <w:r w:rsidRPr="005F26D0">
        <w:rPr>
          <w:rFonts w:asciiTheme="majorHAnsi" w:hAnsiTheme="majorHAnsi"/>
          <w:sz w:val="28"/>
          <w:szCs w:val="28"/>
        </w:rPr>
        <w:t>).AfternodeMCU</w:t>
      </w:r>
      <w:r w:rsidRPr="005F26D0">
        <w:rPr>
          <w:rFonts w:asciiTheme="majorHAnsi" w:hAnsiTheme="majorHAnsi"/>
          <w:spacing w:val="-3"/>
          <w:sz w:val="28"/>
          <w:szCs w:val="28"/>
        </w:rPr>
        <w:t>is</w:t>
      </w:r>
      <w:r w:rsidRPr="005F26D0">
        <w:rPr>
          <w:rFonts w:asciiTheme="majorHAnsi" w:hAnsiTheme="majorHAnsi"/>
          <w:sz w:val="28"/>
          <w:szCs w:val="28"/>
        </w:rPr>
        <w:t>added</w:t>
      </w:r>
      <w:r w:rsidRPr="005F26D0">
        <w:rPr>
          <w:rFonts w:asciiTheme="majorHAnsi" w:hAnsiTheme="majorHAnsi"/>
          <w:spacing w:val="2"/>
          <w:sz w:val="28"/>
          <w:szCs w:val="28"/>
        </w:rPr>
        <w:t>to</w:t>
      </w:r>
      <w:r w:rsidRPr="005F26D0">
        <w:rPr>
          <w:rFonts w:asciiTheme="majorHAnsi" w:hAnsiTheme="majorHAnsi"/>
          <w:spacing w:val="-3"/>
          <w:sz w:val="28"/>
          <w:szCs w:val="28"/>
        </w:rPr>
        <w:t>Arduino</w:t>
      </w:r>
      <w:r w:rsidRPr="005F26D0">
        <w:rPr>
          <w:rFonts w:asciiTheme="majorHAnsi" w:hAnsiTheme="majorHAnsi"/>
          <w:sz w:val="28"/>
          <w:szCs w:val="28"/>
        </w:rPr>
        <w:t>IDElibrary</w:t>
      </w:r>
      <w:proofErr w:type="gramEnd"/>
      <w:r w:rsidRPr="005F26D0">
        <w:rPr>
          <w:rFonts w:asciiTheme="majorHAnsi" w:hAnsiTheme="majorHAnsi"/>
          <w:sz w:val="28"/>
          <w:szCs w:val="28"/>
        </w:rPr>
        <w:t xml:space="preserve">,uploadthiscodewithchanging hotspot </w:t>
      </w:r>
      <w:r w:rsidRPr="005F26D0">
        <w:rPr>
          <w:rFonts w:asciiTheme="majorHAnsi" w:hAnsiTheme="majorHAnsi"/>
          <w:spacing w:val="-3"/>
          <w:sz w:val="28"/>
          <w:szCs w:val="28"/>
        </w:rPr>
        <w:t xml:space="preserve">name </w:t>
      </w:r>
      <w:r w:rsidRPr="005F26D0">
        <w:rPr>
          <w:rFonts w:asciiTheme="majorHAnsi" w:hAnsiTheme="majorHAnsi"/>
          <w:sz w:val="28"/>
          <w:szCs w:val="28"/>
        </w:rPr>
        <w:t xml:space="preserve">and password </w:t>
      </w:r>
      <w:r w:rsidRPr="005F26D0">
        <w:rPr>
          <w:rFonts w:asciiTheme="majorHAnsi" w:hAnsiTheme="majorHAnsi"/>
          <w:spacing w:val="-3"/>
          <w:sz w:val="28"/>
          <w:szCs w:val="28"/>
        </w:rPr>
        <w:t xml:space="preserve">also </w:t>
      </w:r>
      <w:r w:rsidRPr="005F26D0">
        <w:rPr>
          <w:rFonts w:asciiTheme="majorHAnsi" w:hAnsiTheme="majorHAnsi"/>
          <w:sz w:val="28"/>
          <w:szCs w:val="28"/>
        </w:rPr>
        <w:t xml:space="preserve">token code. Shown </w:t>
      </w:r>
      <w:r w:rsidRPr="005F26D0">
        <w:rPr>
          <w:rFonts w:asciiTheme="majorHAnsi" w:hAnsiTheme="majorHAnsi"/>
          <w:spacing w:val="-3"/>
          <w:sz w:val="28"/>
          <w:szCs w:val="28"/>
        </w:rPr>
        <w:t xml:space="preserve">in </w:t>
      </w:r>
      <w:r w:rsidRPr="005F26D0">
        <w:rPr>
          <w:rFonts w:asciiTheme="majorHAnsi" w:hAnsiTheme="majorHAnsi"/>
          <w:sz w:val="28"/>
          <w:szCs w:val="28"/>
        </w:rPr>
        <w:t>figure6.</w:t>
      </w:r>
    </w:p>
    <w:p w14:paraId="1E879D2E" w14:textId="77777777" w:rsidR="00F344D3" w:rsidRPr="005F26D0" w:rsidRDefault="00F344D3" w:rsidP="00F344D3">
      <w:pPr>
        <w:pStyle w:val="BodyText"/>
        <w:spacing w:line="360" w:lineRule="auto"/>
        <w:jc w:val="both"/>
        <w:rPr>
          <w:rFonts w:asciiTheme="majorHAnsi" w:hAnsiTheme="majorHAnsi"/>
          <w:sz w:val="28"/>
          <w:szCs w:val="28"/>
        </w:rPr>
      </w:pPr>
      <w:r w:rsidRPr="005F26D0">
        <w:rPr>
          <w:rFonts w:asciiTheme="majorHAnsi" w:hAnsiTheme="majorHAnsi"/>
          <w:noProof/>
          <w:sz w:val="28"/>
          <w:szCs w:val="28"/>
        </w:rPr>
        <w:drawing>
          <wp:anchor distT="0" distB="0" distL="0" distR="0" simplePos="0" relativeHeight="251667456" behindDoc="0" locked="0" layoutInCell="1" allowOverlap="1" wp14:anchorId="54491549" wp14:editId="12C28669">
            <wp:simplePos x="0" y="0"/>
            <wp:positionH relativeFrom="page">
              <wp:posOffset>2118360</wp:posOffset>
            </wp:positionH>
            <wp:positionV relativeFrom="paragraph">
              <wp:posOffset>119764</wp:posOffset>
            </wp:positionV>
            <wp:extent cx="3303255" cy="2916936"/>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52" cstate="print"/>
                    <a:stretch>
                      <a:fillRect/>
                    </a:stretch>
                  </pic:blipFill>
                  <pic:spPr>
                    <a:xfrm>
                      <a:off x="0" y="0"/>
                      <a:ext cx="3303255" cy="2916936"/>
                    </a:xfrm>
                    <a:prstGeom prst="rect">
                      <a:avLst/>
                    </a:prstGeom>
                  </pic:spPr>
                </pic:pic>
              </a:graphicData>
            </a:graphic>
          </wp:anchor>
        </w:drawing>
      </w:r>
    </w:p>
    <w:p w14:paraId="53A5A934" w14:textId="77777777" w:rsidR="00F344D3" w:rsidRPr="005F26D0" w:rsidRDefault="00F344D3" w:rsidP="00F344D3">
      <w:pPr>
        <w:pStyle w:val="BodyText"/>
        <w:spacing w:before="187" w:line="360" w:lineRule="auto"/>
        <w:ind w:left="292" w:right="611"/>
        <w:jc w:val="both"/>
        <w:rPr>
          <w:rFonts w:asciiTheme="majorHAnsi" w:hAnsiTheme="majorHAnsi"/>
          <w:sz w:val="28"/>
          <w:szCs w:val="28"/>
        </w:rPr>
      </w:pPr>
      <w:r w:rsidRPr="005F26D0">
        <w:rPr>
          <w:rFonts w:asciiTheme="majorHAnsi" w:hAnsiTheme="majorHAnsi"/>
          <w:sz w:val="28"/>
          <w:szCs w:val="28"/>
        </w:rPr>
        <w:t xml:space="preserve">Figure 6. Setting up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in Arduino IDE</w:t>
      </w:r>
    </w:p>
    <w:p w14:paraId="15591246" w14:textId="77777777" w:rsidR="00F344D3" w:rsidRPr="005F26D0" w:rsidRDefault="00F344D3" w:rsidP="00F344D3">
      <w:pPr>
        <w:pStyle w:val="BodyText"/>
        <w:spacing w:before="180" w:line="360" w:lineRule="auto"/>
        <w:ind w:left="100" w:right="415" w:hanging="2"/>
        <w:jc w:val="both"/>
        <w:rPr>
          <w:rFonts w:asciiTheme="majorHAnsi" w:hAnsiTheme="majorHAnsi"/>
          <w:sz w:val="28"/>
          <w:szCs w:val="28"/>
        </w:rPr>
      </w:pPr>
      <w:r w:rsidRPr="005F26D0">
        <w:rPr>
          <w:rFonts w:asciiTheme="majorHAnsi" w:hAnsiTheme="majorHAnsi"/>
          <w:sz w:val="28"/>
          <w:szCs w:val="28"/>
        </w:rPr>
        <w:lastRenderedPageBreak/>
        <w:t xml:space="preserve">Figure 7 shows the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code. The code includes the hotspot </w:t>
      </w:r>
      <w:r w:rsidRPr="005F26D0">
        <w:rPr>
          <w:rFonts w:asciiTheme="majorHAnsi" w:hAnsiTheme="majorHAnsi"/>
          <w:spacing w:val="-3"/>
          <w:sz w:val="28"/>
          <w:szCs w:val="28"/>
        </w:rPr>
        <w:t xml:space="preserve">name </w:t>
      </w:r>
      <w:r w:rsidRPr="005F26D0">
        <w:rPr>
          <w:rFonts w:asciiTheme="majorHAnsi" w:hAnsiTheme="majorHAnsi"/>
          <w:sz w:val="28"/>
          <w:szCs w:val="28"/>
        </w:rPr>
        <w:t xml:space="preserve">and password match with the android. The code does not need to identify the relay input, as </w:t>
      </w:r>
      <w:r w:rsidRPr="005F26D0">
        <w:rPr>
          <w:rFonts w:asciiTheme="majorHAnsi" w:hAnsiTheme="majorHAnsi"/>
          <w:spacing w:val="-5"/>
          <w:sz w:val="28"/>
          <w:szCs w:val="28"/>
        </w:rPr>
        <w:t xml:space="preserve">it is </w:t>
      </w:r>
      <w:r w:rsidRPr="005F26D0">
        <w:rPr>
          <w:rFonts w:asciiTheme="majorHAnsi" w:hAnsiTheme="majorHAnsi"/>
          <w:sz w:val="28"/>
          <w:szCs w:val="28"/>
        </w:rPr>
        <w:t xml:space="preserve">included </w:t>
      </w:r>
      <w:proofErr w:type="gramStart"/>
      <w:r w:rsidRPr="005F26D0">
        <w:rPr>
          <w:rFonts w:asciiTheme="majorHAnsi" w:hAnsiTheme="majorHAnsi"/>
          <w:sz w:val="28"/>
          <w:szCs w:val="28"/>
        </w:rPr>
        <w:t>in[</w:t>
      </w:r>
      <w:proofErr w:type="spellStart"/>
      <w:proofErr w:type="gramEnd"/>
      <w:r w:rsidRPr="005F26D0">
        <w:rPr>
          <w:rFonts w:asciiTheme="majorHAnsi" w:hAnsiTheme="majorHAnsi"/>
          <w:sz w:val="28"/>
          <w:szCs w:val="28"/>
        </w:rPr>
        <w:t>Blynk.run</w:t>
      </w:r>
      <w:proofErr w:type="spellEnd"/>
      <w:r w:rsidRPr="005F26D0">
        <w:rPr>
          <w:rFonts w:asciiTheme="majorHAnsi" w:hAnsiTheme="majorHAnsi"/>
          <w:sz w:val="28"/>
          <w:szCs w:val="28"/>
        </w:rPr>
        <w:t>();]. When auth (</w:t>
      </w:r>
      <w:proofErr w:type="spellStart"/>
      <w:r w:rsidRPr="005F26D0">
        <w:rPr>
          <w:rFonts w:asciiTheme="majorHAnsi" w:hAnsiTheme="majorHAnsi"/>
          <w:sz w:val="28"/>
          <w:szCs w:val="28"/>
        </w:rPr>
        <w:t>autho</w:t>
      </w:r>
      <w:proofErr w:type="spellEnd"/>
      <w:r w:rsidRPr="005F26D0">
        <w:rPr>
          <w:rFonts w:asciiTheme="majorHAnsi" w:hAnsiTheme="majorHAnsi"/>
          <w:sz w:val="28"/>
          <w:szCs w:val="28"/>
        </w:rPr>
        <w:t xml:space="preserve"> token) is given by Blynk application sent as email and SSID is the name of smart phone hotspot.</w:t>
      </w:r>
    </w:p>
    <w:p w14:paraId="151ECDDD" w14:textId="77777777" w:rsidR="00F344D3" w:rsidRPr="005F26D0" w:rsidRDefault="00F344D3" w:rsidP="00F344D3">
      <w:pPr>
        <w:pStyle w:val="BodyText"/>
        <w:spacing w:before="2" w:line="360" w:lineRule="auto"/>
        <w:jc w:val="both"/>
        <w:rPr>
          <w:rFonts w:asciiTheme="majorHAnsi" w:hAnsiTheme="majorHAnsi"/>
          <w:sz w:val="28"/>
          <w:szCs w:val="28"/>
        </w:rPr>
      </w:pPr>
      <w:r w:rsidRPr="005F26D0">
        <w:rPr>
          <w:rFonts w:asciiTheme="majorHAnsi" w:hAnsiTheme="majorHAnsi"/>
          <w:noProof/>
          <w:sz w:val="28"/>
          <w:szCs w:val="28"/>
        </w:rPr>
        <w:drawing>
          <wp:anchor distT="0" distB="0" distL="0" distR="0" simplePos="0" relativeHeight="251668480" behindDoc="0" locked="0" layoutInCell="1" allowOverlap="1" wp14:anchorId="4BAB2B68" wp14:editId="00AD16A4">
            <wp:simplePos x="0" y="0"/>
            <wp:positionH relativeFrom="page">
              <wp:posOffset>2149220</wp:posOffset>
            </wp:positionH>
            <wp:positionV relativeFrom="paragraph">
              <wp:posOffset>121370</wp:posOffset>
            </wp:positionV>
            <wp:extent cx="3238755" cy="2990850"/>
            <wp:effectExtent l="0" t="0" r="0" b="0"/>
            <wp:wrapTopAndBottom/>
            <wp:docPr id="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pic:cNvPicPr/>
                  </pic:nvPicPr>
                  <pic:blipFill>
                    <a:blip r:embed="rId53" cstate="print"/>
                    <a:stretch>
                      <a:fillRect/>
                    </a:stretch>
                  </pic:blipFill>
                  <pic:spPr>
                    <a:xfrm>
                      <a:off x="0" y="0"/>
                      <a:ext cx="3238755" cy="2990850"/>
                    </a:xfrm>
                    <a:prstGeom prst="rect">
                      <a:avLst/>
                    </a:prstGeom>
                  </pic:spPr>
                </pic:pic>
              </a:graphicData>
            </a:graphic>
          </wp:anchor>
        </w:drawing>
      </w:r>
    </w:p>
    <w:p w14:paraId="59CC673B" w14:textId="77777777" w:rsidR="00F344D3" w:rsidRPr="005F26D0" w:rsidRDefault="00F344D3" w:rsidP="00F344D3">
      <w:pPr>
        <w:pStyle w:val="BodyText"/>
        <w:spacing w:before="11" w:line="360" w:lineRule="auto"/>
        <w:jc w:val="both"/>
        <w:rPr>
          <w:rFonts w:asciiTheme="majorHAnsi" w:hAnsiTheme="majorHAnsi"/>
          <w:sz w:val="28"/>
          <w:szCs w:val="28"/>
        </w:rPr>
      </w:pPr>
    </w:p>
    <w:p w14:paraId="11A13B5F" w14:textId="77777777" w:rsidR="00F344D3" w:rsidRPr="005F26D0" w:rsidRDefault="00F344D3" w:rsidP="00F344D3">
      <w:pPr>
        <w:pStyle w:val="BodyText"/>
        <w:spacing w:before="90" w:line="360" w:lineRule="auto"/>
        <w:ind w:left="292" w:right="113"/>
        <w:jc w:val="both"/>
        <w:rPr>
          <w:rFonts w:asciiTheme="majorHAnsi" w:hAnsiTheme="majorHAnsi"/>
          <w:sz w:val="28"/>
          <w:szCs w:val="28"/>
        </w:rPr>
      </w:pPr>
      <w:r w:rsidRPr="005F26D0">
        <w:rPr>
          <w:rFonts w:asciiTheme="majorHAnsi" w:hAnsiTheme="majorHAnsi"/>
          <w:sz w:val="28"/>
          <w:szCs w:val="28"/>
        </w:rPr>
        <w:t xml:space="preserve">Figure 7.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Code</w:t>
      </w:r>
    </w:p>
    <w:p w14:paraId="716F656E" w14:textId="77777777" w:rsidR="00F344D3" w:rsidRPr="005F26D0" w:rsidRDefault="00F344D3" w:rsidP="00F344D3">
      <w:pPr>
        <w:spacing w:line="360" w:lineRule="auto"/>
        <w:jc w:val="both"/>
        <w:rPr>
          <w:rFonts w:asciiTheme="majorHAnsi" w:hAnsiTheme="majorHAnsi"/>
          <w:sz w:val="28"/>
          <w:szCs w:val="28"/>
        </w:rPr>
      </w:pPr>
    </w:p>
    <w:p w14:paraId="59931675" w14:textId="77777777" w:rsidR="00F344D3" w:rsidRPr="005F26D0" w:rsidRDefault="00F344D3" w:rsidP="00F344D3">
      <w:pPr>
        <w:pStyle w:val="BodyText"/>
        <w:spacing w:before="1" w:line="360" w:lineRule="auto"/>
        <w:ind w:left="160"/>
        <w:jc w:val="both"/>
        <w:rPr>
          <w:rFonts w:asciiTheme="majorHAnsi" w:hAnsiTheme="majorHAnsi"/>
          <w:b/>
          <w:sz w:val="28"/>
          <w:szCs w:val="28"/>
        </w:rPr>
      </w:pPr>
      <w:r w:rsidRPr="005F26D0">
        <w:rPr>
          <w:rFonts w:asciiTheme="majorHAnsi" w:hAnsiTheme="majorHAnsi"/>
          <w:b/>
          <w:sz w:val="28"/>
          <w:szCs w:val="28"/>
        </w:rPr>
        <w:t>BLYNK APP</w:t>
      </w:r>
    </w:p>
    <w:p w14:paraId="7AD17D1D"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Blynk is a new platform that allows you to quickly build interfaces for controlling and monitoring your hardware projects from your iOS and Android device. After downloading the Blynk app, you can create a project dashboard and arrange buttons, sliders, graphs, and other widgets onto the screen. Using the widgets, you can turn pins on and off or display data from </w:t>
      </w:r>
      <w:proofErr w:type="spellStart"/>
      <w:r w:rsidRPr="005F26D0">
        <w:rPr>
          <w:rFonts w:asciiTheme="majorHAnsi" w:hAnsiTheme="majorHAnsi"/>
          <w:sz w:val="28"/>
          <w:szCs w:val="28"/>
        </w:rPr>
        <w:t>sensors.Whatever</w:t>
      </w:r>
      <w:proofErr w:type="spellEnd"/>
      <w:r w:rsidRPr="005F26D0">
        <w:rPr>
          <w:rFonts w:asciiTheme="majorHAnsi" w:hAnsiTheme="majorHAnsi"/>
          <w:sz w:val="28"/>
          <w:szCs w:val="28"/>
        </w:rPr>
        <w:t xml:space="preserve"> your project is, there are likely hundreds of tutorials that </w:t>
      </w:r>
      <w:r w:rsidRPr="005F26D0">
        <w:rPr>
          <w:rFonts w:asciiTheme="majorHAnsi" w:hAnsiTheme="majorHAnsi"/>
          <w:sz w:val="28"/>
          <w:szCs w:val="28"/>
        </w:rPr>
        <w:lastRenderedPageBreak/>
        <w:t>make the hardware part pretty easy, but building the software interface is still difficult. With Blynk, though, the software side is even easier than the hardware</w:t>
      </w:r>
    </w:p>
    <w:p w14:paraId="51B9AFFB" w14:textId="77777777" w:rsidR="00F344D3" w:rsidRPr="005F26D0" w:rsidRDefault="00F344D3" w:rsidP="00F344D3">
      <w:pPr>
        <w:pStyle w:val="BodyText"/>
        <w:spacing w:before="176" w:line="360" w:lineRule="auto"/>
        <w:ind w:left="100" w:right="422"/>
        <w:jc w:val="both"/>
        <w:rPr>
          <w:rFonts w:asciiTheme="majorHAnsi" w:hAnsiTheme="majorHAnsi"/>
          <w:sz w:val="28"/>
          <w:szCs w:val="28"/>
        </w:rPr>
      </w:pPr>
    </w:p>
    <w:p w14:paraId="5BA10021" w14:textId="77777777" w:rsidR="00F344D3" w:rsidRPr="005F26D0" w:rsidRDefault="00F344D3" w:rsidP="00F344D3">
      <w:pPr>
        <w:pStyle w:val="Heading2"/>
        <w:spacing w:line="360" w:lineRule="auto"/>
        <w:jc w:val="both"/>
      </w:pPr>
      <w:bookmarkStart w:id="9" w:name="_Hlk137798878"/>
      <w:r w:rsidRPr="005F26D0">
        <w:t>How Blynk Works</w:t>
      </w:r>
    </w:p>
    <w:p w14:paraId="4A8EEAEC"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Blynk was designed for the Internet of Things. It can control hardware remotely, it can display sensor data, it can store data, </w:t>
      </w:r>
      <w:proofErr w:type="spellStart"/>
      <w:r w:rsidRPr="005F26D0">
        <w:rPr>
          <w:rFonts w:asciiTheme="majorHAnsi" w:hAnsiTheme="majorHAnsi"/>
          <w:sz w:val="28"/>
          <w:szCs w:val="28"/>
        </w:rPr>
        <w:t>vizualize</w:t>
      </w:r>
      <w:proofErr w:type="spellEnd"/>
      <w:r w:rsidRPr="005F26D0">
        <w:rPr>
          <w:rFonts w:asciiTheme="majorHAnsi" w:hAnsiTheme="majorHAnsi"/>
          <w:sz w:val="28"/>
          <w:szCs w:val="28"/>
        </w:rPr>
        <w:t xml:space="preserve"> it and do many other cool things. </w:t>
      </w:r>
    </w:p>
    <w:p w14:paraId="67D74004"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There are three major components in the platform: </w:t>
      </w:r>
    </w:p>
    <w:p w14:paraId="47BFC2F4" w14:textId="77777777" w:rsidR="00F344D3" w:rsidRPr="005F26D0" w:rsidRDefault="00F344D3" w:rsidP="00F344D3">
      <w:pPr>
        <w:pStyle w:val="NormalWeb"/>
        <w:numPr>
          <w:ilvl w:val="0"/>
          <w:numId w:val="37"/>
        </w:numPr>
        <w:spacing w:line="360" w:lineRule="auto"/>
        <w:jc w:val="both"/>
        <w:rPr>
          <w:rFonts w:asciiTheme="majorHAnsi" w:hAnsiTheme="majorHAnsi"/>
          <w:sz w:val="28"/>
          <w:szCs w:val="28"/>
        </w:rPr>
      </w:pPr>
      <w:r w:rsidRPr="005F26D0">
        <w:rPr>
          <w:rStyle w:val="Strong"/>
          <w:rFonts w:eastAsiaTheme="majorEastAsia"/>
          <w:sz w:val="28"/>
          <w:szCs w:val="28"/>
        </w:rPr>
        <w:t>Blynk App</w:t>
      </w:r>
      <w:r w:rsidRPr="005F26D0">
        <w:rPr>
          <w:rFonts w:asciiTheme="majorHAnsi" w:hAnsiTheme="majorHAnsi"/>
          <w:sz w:val="28"/>
          <w:szCs w:val="28"/>
        </w:rPr>
        <w:t xml:space="preserve"> - allows to you create amazing interfaces for your projects using various widgets we provide.</w:t>
      </w:r>
    </w:p>
    <w:p w14:paraId="22A6DAE4" w14:textId="77777777" w:rsidR="00F344D3" w:rsidRPr="005F26D0" w:rsidRDefault="00F344D3" w:rsidP="00F344D3">
      <w:pPr>
        <w:pStyle w:val="NormalWeb"/>
        <w:numPr>
          <w:ilvl w:val="0"/>
          <w:numId w:val="37"/>
        </w:numPr>
        <w:spacing w:line="360" w:lineRule="auto"/>
        <w:jc w:val="both"/>
        <w:rPr>
          <w:rFonts w:asciiTheme="majorHAnsi" w:hAnsiTheme="majorHAnsi"/>
          <w:sz w:val="28"/>
          <w:szCs w:val="28"/>
        </w:rPr>
      </w:pPr>
      <w:r w:rsidRPr="005F26D0">
        <w:rPr>
          <w:rStyle w:val="Strong"/>
          <w:rFonts w:eastAsiaTheme="majorEastAsia"/>
          <w:sz w:val="28"/>
          <w:szCs w:val="28"/>
        </w:rPr>
        <w:t>Blynk Server</w:t>
      </w:r>
      <w:r w:rsidRPr="005F26D0">
        <w:rPr>
          <w:rFonts w:asciiTheme="majorHAnsi" w:hAnsiTheme="majorHAnsi"/>
          <w:sz w:val="28"/>
          <w:szCs w:val="28"/>
        </w:rPr>
        <w:t xml:space="preserve"> - responsible for all the communications between the smartphone and hardware. You can use our Blynk Cloud or run your </w:t>
      </w:r>
      <w:hyperlink r:id="rId54" w:anchor="blynk-server" w:history="1">
        <w:r w:rsidRPr="005F26D0">
          <w:rPr>
            <w:rStyle w:val="Hyperlink"/>
            <w:rFonts w:asciiTheme="majorHAnsi" w:hAnsiTheme="majorHAnsi"/>
            <w:sz w:val="28"/>
            <w:szCs w:val="28"/>
          </w:rPr>
          <w:t>private Blynk server</w:t>
        </w:r>
      </w:hyperlink>
      <w:r w:rsidRPr="005F26D0">
        <w:rPr>
          <w:rFonts w:asciiTheme="majorHAnsi" w:hAnsiTheme="majorHAnsi"/>
          <w:sz w:val="28"/>
          <w:szCs w:val="28"/>
        </w:rPr>
        <w:t xml:space="preserve"> locally. </w:t>
      </w:r>
      <w:proofErr w:type="gramStart"/>
      <w:r w:rsidRPr="005F26D0">
        <w:rPr>
          <w:rFonts w:asciiTheme="majorHAnsi" w:hAnsiTheme="majorHAnsi"/>
          <w:sz w:val="28"/>
          <w:szCs w:val="28"/>
        </w:rPr>
        <w:t>It’s</w:t>
      </w:r>
      <w:proofErr w:type="gramEnd"/>
      <w:r w:rsidRPr="005F26D0">
        <w:rPr>
          <w:rFonts w:asciiTheme="majorHAnsi" w:hAnsiTheme="majorHAnsi"/>
          <w:sz w:val="28"/>
          <w:szCs w:val="28"/>
        </w:rPr>
        <w:t xml:space="preserve"> open-source, could easily handle thousands of devices and can even be launched on a Raspberry Pi.</w:t>
      </w:r>
    </w:p>
    <w:p w14:paraId="762824E8" w14:textId="77777777" w:rsidR="00F344D3" w:rsidRPr="005F26D0" w:rsidRDefault="00F344D3" w:rsidP="00F344D3">
      <w:pPr>
        <w:pStyle w:val="NormalWeb"/>
        <w:numPr>
          <w:ilvl w:val="0"/>
          <w:numId w:val="37"/>
        </w:numPr>
        <w:spacing w:line="360" w:lineRule="auto"/>
        <w:jc w:val="both"/>
        <w:rPr>
          <w:rFonts w:asciiTheme="majorHAnsi" w:hAnsiTheme="majorHAnsi"/>
          <w:sz w:val="28"/>
          <w:szCs w:val="28"/>
        </w:rPr>
      </w:pPr>
      <w:r w:rsidRPr="005F26D0">
        <w:rPr>
          <w:rStyle w:val="Strong"/>
          <w:rFonts w:eastAsiaTheme="majorEastAsia"/>
          <w:sz w:val="28"/>
          <w:szCs w:val="28"/>
        </w:rPr>
        <w:t>Blynk Libraries</w:t>
      </w:r>
      <w:r w:rsidRPr="005F26D0">
        <w:rPr>
          <w:rFonts w:asciiTheme="majorHAnsi" w:hAnsiTheme="majorHAnsi"/>
          <w:sz w:val="28"/>
          <w:szCs w:val="28"/>
        </w:rPr>
        <w:t xml:space="preserve"> - for all the popular hardware platforms - enable communication with the server and process all the incoming and outcoming commands.</w:t>
      </w:r>
    </w:p>
    <w:bookmarkEnd w:id="9"/>
    <w:p w14:paraId="7D1CCE71"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Now imagine: every time you press a Button in the Blynk app, the message travels to </w:t>
      </w:r>
      <w:del w:id="10" w:author="Unknown">
        <w:r w:rsidRPr="005F26D0">
          <w:rPr>
            <w:rFonts w:asciiTheme="majorHAnsi" w:hAnsiTheme="majorHAnsi"/>
            <w:sz w:val="28"/>
            <w:szCs w:val="28"/>
          </w:rPr>
          <w:delText>space</w:delText>
        </w:r>
      </w:del>
      <w:r w:rsidRPr="005F26D0">
        <w:rPr>
          <w:rFonts w:asciiTheme="majorHAnsi" w:hAnsiTheme="majorHAnsi"/>
          <w:sz w:val="28"/>
          <w:szCs w:val="28"/>
        </w:rPr>
        <w:t xml:space="preserve"> the Blynk Cloud, where it magically finds its way to your hardware. It works the same in the opposite direction and everything happens in a </w:t>
      </w:r>
      <w:proofErr w:type="spellStart"/>
      <w:r w:rsidRPr="005F26D0">
        <w:rPr>
          <w:rFonts w:asciiTheme="majorHAnsi" w:hAnsiTheme="majorHAnsi"/>
          <w:sz w:val="28"/>
          <w:szCs w:val="28"/>
        </w:rPr>
        <w:t>blynk</w:t>
      </w:r>
      <w:proofErr w:type="spellEnd"/>
      <w:r w:rsidRPr="005F26D0">
        <w:rPr>
          <w:rFonts w:asciiTheme="majorHAnsi" w:hAnsiTheme="majorHAnsi"/>
          <w:sz w:val="28"/>
          <w:szCs w:val="28"/>
        </w:rPr>
        <w:t xml:space="preserve"> of an eye.</w:t>
      </w:r>
    </w:p>
    <w:p w14:paraId="5528B01F" w14:textId="77777777" w:rsidR="00F344D3" w:rsidRPr="005F26D0" w:rsidRDefault="00F344D3" w:rsidP="00F344D3">
      <w:pPr>
        <w:pStyle w:val="BodyText"/>
        <w:spacing w:before="10" w:line="360" w:lineRule="auto"/>
        <w:jc w:val="both"/>
        <w:rPr>
          <w:rFonts w:asciiTheme="majorHAnsi" w:hAnsiTheme="majorHAnsi"/>
          <w:b/>
          <w:sz w:val="28"/>
          <w:szCs w:val="28"/>
        </w:rPr>
      </w:pPr>
      <w:r w:rsidRPr="005F26D0">
        <w:rPr>
          <w:rFonts w:asciiTheme="majorHAnsi" w:hAnsiTheme="majorHAnsi"/>
          <w:noProof/>
          <w:sz w:val="28"/>
          <w:szCs w:val="28"/>
        </w:rPr>
        <w:lastRenderedPageBreak/>
        <w:drawing>
          <wp:anchor distT="0" distB="0" distL="0" distR="0" simplePos="0" relativeHeight="251670528" behindDoc="0" locked="0" layoutInCell="1" allowOverlap="1" wp14:anchorId="0B4A4D99" wp14:editId="3C8FAD04">
            <wp:simplePos x="0" y="0"/>
            <wp:positionH relativeFrom="page">
              <wp:posOffset>2685160</wp:posOffset>
            </wp:positionH>
            <wp:positionV relativeFrom="paragraph">
              <wp:posOffset>206467</wp:posOffset>
            </wp:positionV>
            <wp:extent cx="2426954" cy="2868358"/>
            <wp:effectExtent l="0" t="0" r="0" b="0"/>
            <wp:wrapTopAndBottom/>
            <wp:docPr id="14" name="image5.png"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5" cstate="print"/>
                    <a:stretch>
                      <a:fillRect/>
                    </a:stretch>
                  </pic:blipFill>
                  <pic:spPr>
                    <a:xfrm>
                      <a:off x="0" y="0"/>
                      <a:ext cx="2426954" cy="2868358"/>
                    </a:xfrm>
                    <a:prstGeom prst="rect">
                      <a:avLst/>
                    </a:prstGeom>
                  </pic:spPr>
                </pic:pic>
              </a:graphicData>
            </a:graphic>
          </wp:anchor>
        </w:drawing>
      </w:r>
    </w:p>
    <w:p w14:paraId="14F984D5" w14:textId="77777777" w:rsidR="00F344D3" w:rsidRPr="005F26D0" w:rsidRDefault="00F344D3" w:rsidP="00F344D3">
      <w:pPr>
        <w:pStyle w:val="BodyText"/>
        <w:spacing w:before="3" w:line="360" w:lineRule="auto"/>
        <w:jc w:val="both"/>
        <w:rPr>
          <w:rFonts w:asciiTheme="majorHAnsi" w:hAnsiTheme="majorHAnsi"/>
          <w:b/>
          <w:sz w:val="28"/>
          <w:szCs w:val="28"/>
        </w:rPr>
      </w:pPr>
    </w:p>
    <w:p w14:paraId="4369A49D" w14:textId="77777777" w:rsidR="00F344D3" w:rsidRPr="005F26D0" w:rsidRDefault="00F344D3" w:rsidP="00F344D3">
      <w:pPr>
        <w:pStyle w:val="BodyText"/>
        <w:spacing w:line="360" w:lineRule="auto"/>
        <w:ind w:left="3010"/>
        <w:jc w:val="both"/>
        <w:rPr>
          <w:rFonts w:asciiTheme="majorHAnsi" w:hAnsiTheme="majorHAnsi"/>
          <w:sz w:val="28"/>
          <w:szCs w:val="28"/>
        </w:rPr>
      </w:pPr>
      <w:r w:rsidRPr="005F26D0">
        <w:rPr>
          <w:rFonts w:asciiTheme="majorHAnsi" w:hAnsiTheme="majorHAnsi"/>
          <w:sz w:val="28"/>
          <w:szCs w:val="28"/>
        </w:rPr>
        <w:t>Figure 1. Blynk System Principle</w:t>
      </w:r>
    </w:p>
    <w:p w14:paraId="46DCEE95" w14:textId="77777777" w:rsidR="00F344D3" w:rsidRPr="005F26D0" w:rsidRDefault="00F344D3" w:rsidP="00F344D3">
      <w:pPr>
        <w:pStyle w:val="BodyText"/>
        <w:spacing w:line="360" w:lineRule="auto"/>
        <w:ind w:left="3010"/>
        <w:jc w:val="both"/>
        <w:rPr>
          <w:rFonts w:asciiTheme="majorHAnsi" w:hAnsiTheme="majorHAnsi"/>
          <w:sz w:val="28"/>
          <w:szCs w:val="28"/>
        </w:rPr>
      </w:pPr>
    </w:p>
    <w:p w14:paraId="24B991EA" w14:textId="77777777" w:rsidR="00F344D3" w:rsidRPr="005F26D0" w:rsidRDefault="00F344D3" w:rsidP="00F344D3">
      <w:pPr>
        <w:pStyle w:val="Heading2"/>
        <w:spacing w:line="360" w:lineRule="auto"/>
        <w:jc w:val="both"/>
      </w:pPr>
      <w:r w:rsidRPr="005F26D0">
        <w:t>Features</w:t>
      </w:r>
    </w:p>
    <w:p w14:paraId="7E1F71EE"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Similar API &amp; UI for all supported hardware &amp; devices</w:t>
      </w:r>
    </w:p>
    <w:p w14:paraId="1762B2F2"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Connection to the cloud using:</w:t>
      </w:r>
    </w:p>
    <w:p w14:paraId="4077AE94" w14:textId="77777777" w:rsidR="00F344D3" w:rsidRPr="005F26D0" w:rsidRDefault="00F344D3" w:rsidP="00F344D3">
      <w:pPr>
        <w:numPr>
          <w:ilvl w:val="1"/>
          <w:numId w:val="38"/>
        </w:numPr>
        <w:spacing w:before="100" w:beforeAutospacing="1" w:after="100" w:afterAutospacing="1" w:line="360" w:lineRule="auto"/>
        <w:jc w:val="both"/>
        <w:rPr>
          <w:rFonts w:asciiTheme="majorHAnsi" w:hAnsiTheme="majorHAnsi"/>
          <w:sz w:val="28"/>
          <w:szCs w:val="28"/>
        </w:rPr>
      </w:pPr>
      <w:proofErr w:type="spellStart"/>
      <w:r w:rsidRPr="005F26D0">
        <w:rPr>
          <w:rFonts w:asciiTheme="majorHAnsi" w:hAnsiTheme="majorHAnsi"/>
          <w:sz w:val="28"/>
          <w:szCs w:val="28"/>
        </w:rPr>
        <w:t>WiFi</w:t>
      </w:r>
      <w:proofErr w:type="spellEnd"/>
    </w:p>
    <w:p w14:paraId="4A71343D" w14:textId="77777777" w:rsidR="00F344D3" w:rsidRPr="005F26D0" w:rsidRDefault="00F344D3" w:rsidP="00F344D3">
      <w:pPr>
        <w:numPr>
          <w:ilvl w:val="1"/>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Bluetooth and BLE</w:t>
      </w:r>
    </w:p>
    <w:p w14:paraId="73EDE525" w14:textId="77777777" w:rsidR="00F344D3" w:rsidRPr="005F26D0" w:rsidRDefault="00F344D3" w:rsidP="00F344D3">
      <w:pPr>
        <w:numPr>
          <w:ilvl w:val="1"/>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Ethernet</w:t>
      </w:r>
    </w:p>
    <w:p w14:paraId="087CA63E" w14:textId="77777777" w:rsidR="00F344D3" w:rsidRPr="005F26D0" w:rsidRDefault="00F344D3" w:rsidP="00F344D3">
      <w:pPr>
        <w:numPr>
          <w:ilvl w:val="1"/>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USB (Serial)</w:t>
      </w:r>
    </w:p>
    <w:p w14:paraId="31025E48" w14:textId="77777777" w:rsidR="00F344D3" w:rsidRPr="005F26D0" w:rsidRDefault="00F344D3" w:rsidP="00F344D3">
      <w:pPr>
        <w:numPr>
          <w:ilvl w:val="1"/>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GSM</w:t>
      </w:r>
    </w:p>
    <w:p w14:paraId="42E7CE1E" w14:textId="77777777" w:rsidR="00F344D3" w:rsidRPr="005F26D0" w:rsidRDefault="00F344D3" w:rsidP="00F344D3">
      <w:pPr>
        <w:numPr>
          <w:ilvl w:val="1"/>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w:t>
      </w:r>
    </w:p>
    <w:p w14:paraId="51DB2632"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Set of easy-to-use Widgets</w:t>
      </w:r>
    </w:p>
    <w:p w14:paraId="5F552913"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Direct pin manipulation with no code writing</w:t>
      </w:r>
    </w:p>
    <w:p w14:paraId="6115A0BB"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Easy to integrate and add new functionality using virtual pins</w:t>
      </w:r>
    </w:p>
    <w:p w14:paraId="15C4162E"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 xml:space="preserve">History data monitoring via </w:t>
      </w:r>
      <w:proofErr w:type="spellStart"/>
      <w:r w:rsidRPr="005F26D0">
        <w:rPr>
          <w:rFonts w:asciiTheme="majorHAnsi" w:hAnsiTheme="majorHAnsi"/>
          <w:sz w:val="28"/>
          <w:szCs w:val="28"/>
        </w:rPr>
        <w:t>SuperChart</w:t>
      </w:r>
      <w:proofErr w:type="spellEnd"/>
      <w:r w:rsidRPr="005F26D0">
        <w:rPr>
          <w:rFonts w:asciiTheme="majorHAnsi" w:hAnsiTheme="majorHAnsi"/>
          <w:sz w:val="28"/>
          <w:szCs w:val="28"/>
        </w:rPr>
        <w:t xml:space="preserve"> widget</w:t>
      </w:r>
    </w:p>
    <w:p w14:paraId="1E9399EF"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lastRenderedPageBreak/>
        <w:t>Device-to-Device communication using Bridge Widget</w:t>
      </w:r>
    </w:p>
    <w:p w14:paraId="1F853AA5"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Sending emails, tweets, push notifications, etc.</w:t>
      </w:r>
    </w:p>
    <w:p w14:paraId="55279718" w14:textId="77777777" w:rsidR="00F344D3" w:rsidRPr="005F26D0" w:rsidRDefault="00F344D3" w:rsidP="00F344D3">
      <w:pPr>
        <w:numPr>
          <w:ilvl w:val="0"/>
          <w:numId w:val="38"/>
        </w:numPr>
        <w:spacing w:before="100" w:beforeAutospacing="1" w:after="100" w:afterAutospacing="1" w:line="360" w:lineRule="auto"/>
        <w:jc w:val="both"/>
        <w:rPr>
          <w:rFonts w:asciiTheme="majorHAnsi" w:hAnsiTheme="majorHAnsi"/>
          <w:sz w:val="28"/>
          <w:szCs w:val="28"/>
        </w:rPr>
      </w:pPr>
      <w:r w:rsidRPr="005F26D0">
        <w:rPr>
          <w:rFonts w:asciiTheme="majorHAnsi" w:hAnsiTheme="majorHAnsi"/>
          <w:sz w:val="28"/>
          <w:szCs w:val="28"/>
        </w:rPr>
        <w:t>… new features are constantly added!</w:t>
      </w:r>
    </w:p>
    <w:p w14:paraId="6ADC54AC" w14:textId="77777777" w:rsidR="00F344D3" w:rsidRPr="005F26D0" w:rsidRDefault="00F344D3" w:rsidP="00F344D3">
      <w:pPr>
        <w:pStyle w:val="Heading4"/>
        <w:spacing w:line="360" w:lineRule="auto"/>
        <w:jc w:val="both"/>
        <w:rPr>
          <w:rFonts w:cs="Times New Roman"/>
          <w:i w:val="0"/>
          <w:color w:val="auto"/>
          <w:sz w:val="28"/>
          <w:szCs w:val="28"/>
        </w:rPr>
      </w:pPr>
      <w:r w:rsidRPr="005F26D0">
        <w:rPr>
          <w:rStyle w:val="Strong"/>
          <w:rFonts w:cs="Times New Roman"/>
          <w:color w:val="auto"/>
          <w:sz w:val="28"/>
          <w:szCs w:val="28"/>
        </w:rPr>
        <w:t>1. Hardware</w:t>
      </w:r>
      <w:r w:rsidRPr="005F26D0">
        <w:rPr>
          <w:rFonts w:cs="Times New Roman"/>
          <w:i w:val="0"/>
          <w:color w:val="auto"/>
          <w:sz w:val="28"/>
          <w:szCs w:val="28"/>
        </w:rPr>
        <w:t>.</w:t>
      </w:r>
    </w:p>
    <w:p w14:paraId="21A94C56"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An Arduino, Raspberry Pi, or a similar development kit.</w:t>
      </w:r>
    </w:p>
    <w:p w14:paraId="76E250D6" w14:textId="77777777" w:rsidR="00F344D3" w:rsidRPr="005F26D0" w:rsidRDefault="00F344D3" w:rsidP="00F344D3">
      <w:pPr>
        <w:pStyle w:val="NormalWeb"/>
        <w:spacing w:line="360" w:lineRule="auto"/>
        <w:jc w:val="both"/>
        <w:rPr>
          <w:rFonts w:asciiTheme="majorHAnsi" w:hAnsiTheme="majorHAnsi"/>
          <w:sz w:val="28"/>
          <w:szCs w:val="28"/>
        </w:rPr>
      </w:pPr>
      <w:r w:rsidRPr="005F26D0">
        <w:rPr>
          <w:rStyle w:val="Strong"/>
          <w:rFonts w:eastAsiaTheme="majorEastAsia"/>
          <w:sz w:val="28"/>
          <w:szCs w:val="28"/>
        </w:rPr>
        <w:t>Blynk works over the Internet.</w:t>
      </w:r>
    </w:p>
    <w:p w14:paraId="63441A86"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This means that the hardware you choose should be able to connect to the internet. Some of the boards, like Arduino Uno will need an Ethernet or Wi-Fi Shield to communicate, others are already Internet-enabled: like the ESP8266, </w:t>
      </w:r>
      <w:proofErr w:type="spellStart"/>
      <w:r w:rsidRPr="005F26D0">
        <w:rPr>
          <w:rFonts w:asciiTheme="majorHAnsi" w:hAnsiTheme="majorHAnsi"/>
          <w:sz w:val="28"/>
          <w:szCs w:val="28"/>
        </w:rPr>
        <w:t>Raspberri</w:t>
      </w:r>
      <w:proofErr w:type="spellEnd"/>
      <w:r w:rsidRPr="005F26D0">
        <w:rPr>
          <w:rFonts w:asciiTheme="majorHAnsi" w:hAnsiTheme="majorHAnsi"/>
          <w:sz w:val="28"/>
          <w:szCs w:val="28"/>
        </w:rPr>
        <w:t xml:space="preserve"> Pi with </w:t>
      </w:r>
      <w:proofErr w:type="spellStart"/>
      <w:r w:rsidRPr="005F26D0">
        <w:rPr>
          <w:rFonts w:asciiTheme="majorHAnsi" w:hAnsiTheme="majorHAnsi"/>
          <w:sz w:val="28"/>
          <w:szCs w:val="28"/>
        </w:rPr>
        <w:t>WiFi</w:t>
      </w:r>
      <w:proofErr w:type="spellEnd"/>
      <w:r w:rsidRPr="005F26D0">
        <w:rPr>
          <w:rFonts w:asciiTheme="majorHAnsi" w:hAnsiTheme="majorHAnsi"/>
          <w:sz w:val="28"/>
          <w:szCs w:val="28"/>
        </w:rPr>
        <w:t xml:space="preserve"> dongle, Particle Photon or </w:t>
      </w:r>
      <w:proofErr w:type="spellStart"/>
      <w:r w:rsidRPr="005F26D0">
        <w:rPr>
          <w:rFonts w:asciiTheme="majorHAnsi" w:hAnsiTheme="majorHAnsi"/>
          <w:sz w:val="28"/>
          <w:szCs w:val="28"/>
        </w:rPr>
        <w:t>SparkFunBlynk</w:t>
      </w:r>
      <w:proofErr w:type="spellEnd"/>
      <w:r w:rsidRPr="005F26D0">
        <w:rPr>
          <w:rFonts w:asciiTheme="majorHAnsi" w:hAnsiTheme="majorHAnsi"/>
          <w:sz w:val="28"/>
          <w:szCs w:val="28"/>
        </w:rPr>
        <w:t xml:space="preserve"> Board. But even if you don’t have a shield, you can connect it over USB to your laptop or desktop (it’s a bit more complicated for newbies, but we got you covered). </w:t>
      </w:r>
      <w:proofErr w:type="gramStart"/>
      <w:r w:rsidRPr="005F26D0">
        <w:rPr>
          <w:rFonts w:asciiTheme="majorHAnsi" w:hAnsiTheme="majorHAnsi"/>
          <w:sz w:val="28"/>
          <w:szCs w:val="28"/>
        </w:rPr>
        <w:t>What’s</w:t>
      </w:r>
      <w:proofErr w:type="gramEnd"/>
      <w:r w:rsidRPr="005F26D0">
        <w:rPr>
          <w:rFonts w:asciiTheme="majorHAnsi" w:hAnsiTheme="majorHAnsi"/>
          <w:sz w:val="28"/>
          <w:szCs w:val="28"/>
        </w:rPr>
        <w:t xml:space="preserve"> cool, is that the </w:t>
      </w:r>
      <w:hyperlink r:id="rId56" w:anchor="supported-hardware" w:history="1">
        <w:r w:rsidRPr="005F26D0">
          <w:rPr>
            <w:rStyle w:val="Hyperlink"/>
            <w:rFonts w:asciiTheme="majorHAnsi" w:hAnsiTheme="majorHAnsi"/>
            <w:sz w:val="28"/>
            <w:szCs w:val="28"/>
          </w:rPr>
          <w:t>list of hardware</w:t>
        </w:r>
      </w:hyperlink>
      <w:r w:rsidRPr="005F26D0">
        <w:rPr>
          <w:rFonts w:asciiTheme="majorHAnsi" w:hAnsiTheme="majorHAnsi"/>
          <w:sz w:val="28"/>
          <w:szCs w:val="28"/>
        </w:rPr>
        <w:t xml:space="preserve"> that works with Blynk is huge and will keep on growing.</w:t>
      </w:r>
    </w:p>
    <w:p w14:paraId="46BA7F64" w14:textId="77777777" w:rsidR="00F344D3" w:rsidRPr="005F26D0" w:rsidRDefault="00F344D3" w:rsidP="00F344D3">
      <w:pPr>
        <w:pStyle w:val="Heading4"/>
        <w:spacing w:line="360" w:lineRule="auto"/>
        <w:jc w:val="both"/>
        <w:rPr>
          <w:rFonts w:cs="Times New Roman"/>
          <w:i w:val="0"/>
          <w:color w:val="auto"/>
          <w:sz w:val="28"/>
          <w:szCs w:val="28"/>
        </w:rPr>
      </w:pPr>
      <w:r w:rsidRPr="005F26D0">
        <w:rPr>
          <w:rStyle w:val="Strong"/>
          <w:rFonts w:cs="Times New Roman"/>
          <w:color w:val="auto"/>
          <w:sz w:val="28"/>
          <w:szCs w:val="28"/>
        </w:rPr>
        <w:t>2. A Smartphone</w:t>
      </w:r>
      <w:r w:rsidRPr="005F26D0">
        <w:rPr>
          <w:rFonts w:cs="Times New Roman"/>
          <w:i w:val="0"/>
          <w:color w:val="auto"/>
          <w:sz w:val="28"/>
          <w:szCs w:val="28"/>
        </w:rPr>
        <w:t>.</w:t>
      </w:r>
    </w:p>
    <w:p w14:paraId="7BB5EAB4"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The Blynk App is a </w:t>
      </w:r>
      <w:proofErr w:type="spellStart"/>
      <w:r w:rsidRPr="005F26D0">
        <w:rPr>
          <w:rFonts w:asciiTheme="majorHAnsi" w:hAnsiTheme="majorHAnsi"/>
          <w:sz w:val="28"/>
          <w:szCs w:val="28"/>
        </w:rPr>
        <w:t>well designed</w:t>
      </w:r>
      <w:proofErr w:type="spellEnd"/>
      <w:r w:rsidRPr="005F26D0">
        <w:rPr>
          <w:rFonts w:asciiTheme="majorHAnsi" w:hAnsiTheme="majorHAnsi"/>
          <w:sz w:val="28"/>
          <w:szCs w:val="28"/>
        </w:rPr>
        <w:t xml:space="preserve"> interface builder. It works on both iOS and Android</w:t>
      </w:r>
    </w:p>
    <w:p w14:paraId="0CF9F142" w14:textId="77777777" w:rsidR="00F344D3" w:rsidRPr="005F26D0" w:rsidRDefault="00F344D3" w:rsidP="00F344D3">
      <w:pPr>
        <w:spacing w:before="100" w:beforeAutospacing="1" w:after="100" w:afterAutospacing="1" w:line="360" w:lineRule="auto"/>
        <w:jc w:val="both"/>
        <w:rPr>
          <w:rFonts w:asciiTheme="majorHAnsi" w:hAnsiTheme="majorHAnsi"/>
          <w:sz w:val="28"/>
          <w:szCs w:val="28"/>
        </w:rPr>
      </w:pPr>
    </w:p>
    <w:p w14:paraId="6BA919CF" w14:textId="77777777" w:rsidR="00F344D3" w:rsidRPr="005F26D0" w:rsidRDefault="00F344D3" w:rsidP="00F344D3">
      <w:pPr>
        <w:pStyle w:val="BodyText"/>
        <w:spacing w:line="360" w:lineRule="auto"/>
        <w:ind w:left="3010"/>
        <w:jc w:val="both"/>
        <w:rPr>
          <w:rFonts w:asciiTheme="majorHAnsi" w:hAnsiTheme="majorHAnsi"/>
          <w:sz w:val="28"/>
          <w:szCs w:val="28"/>
        </w:rPr>
      </w:pPr>
    </w:p>
    <w:p w14:paraId="51501A2D" w14:textId="77777777" w:rsidR="00F344D3" w:rsidRPr="005F26D0" w:rsidRDefault="00F344D3" w:rsidP="00F344D3">
      <w:pPr>
        <w:pStyle w:val="BodyText"/>
        <w:spacing w:before="185" w:line="360" w:lineRule="auto"/>
        <w:ind w:left="100" w:right="417"/>
        <w:jc w:val="both"/>
        <w:rPr>
          <w:rFonts w:asciiTheme="majorHAnsi" w:hAnsiTheme="majorHAnsi"/>
          <w:sz w:val="28"/>
          <w:szCs w:val="28"/>
        </w:rPr>
      </w:pPr>
      <w:r w:rsidRPr="005F26D0">
        <w:rPr>
          <w:rFonts w:asciiTheme="majorHAnsi" w:hAnsiTheme="majorHAnsi"/>
          <w:sz w:val="28"/>
          <w:szCs w:val="28"/>
        </w:rPr>
        <w:t xml:space="preserve">The system is based on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board as an internet of things system. The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is connected to the internet from the hotspot of the smart phone via WIFI connection as the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has ESP8266 circuit to connect with the internet.</w:t>
      </w:r>
    </w:p>
    <w:p w14:paraId="0909137B" w14:textId="77777777" w:rsidR="00F344D3" w:rsidRPr="005F26D0" w:rsidRDefault="00F344D3" w:rsidP="00F344D3">
      <w:pPr>
        <w:pStyle w:val="BodyText"/>
        <w:spacing w:before="74" w:line="360" w:lineRule="auto"/>
        <w:ind w:left="100" w:right="414" w:firstLine="720"/>
        <w:jc w:val="both"/>
        <w:rPr>
          <w:rFonts w:asciiTheme="majorHAnsi" w:hAnsiTheme="majorHAnsi"/>
          <w:sz w:val="28"/>
          <w:szCs w:val="28"/>
        </w:rPr>
      </w:pPr>
      <w:r w:rsidRPr="005F26D0">
        <w:rPr>
          <w:rFonts w:asciiTheme="majorHAnsi" w:hAnsiTheme="majorHAnsi"/>
          <w:noProof/>
          <w:sz w:val="28"/>
          <w:szCs w:val="28"/>
        </w:rPr>
        <w:lastRenderedPageBreak/>
        <w:drawing>
          <wp:anchor distT="0" distB="0" distL="0" distR="0" simplePos="0" relativeHeight="251669504" behindDoc="0" locked="0" layoutInCell="1" allowOverlap="1" wp14:anchorId="6EED4DE7" wp14:editId="20D2782D">
            <wp:simplePos x="0" y="0"/>
            <wp:positionH relativeFrom="page">
              <wp:posOffset>3869690</wp:posOffset>
            </wp:positionH>
            <wp:positionV relativeFrom="page">
              <wp:posOffset>7633842</wp:posOffset>
            </wp:positionV>
            <wp:extent cx="76421" cy="219075"/>
            <wp:effectExtent l="0" t="0" r="0" b="0"/>
            <wp:wrapNone/>
            <wp:docPr id="3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7" cstate="print"/>
                    <a:stretch>
                      <a:fillRect/>
                    </a:stretch>
                  </pic:blipFill>
                  <pic:spPr>
                    <a:xfrm>
                      <a:off x="0" y="0"/>
                      <a:ext cx="76421" cy="219075"/>
                    </a:xfrm>
                    <a:prstGeom prst="rect">
                      <a:avLst/>
                    </a:prstGeom>
                  </pic:spPr>
                </pic:pic>
              </a:graphicData>
            </a:graphic>
          </wp:anchor>
        </w:drawing>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to </w:t>
      </w:r>
      <w:r w:rsidRPr="005F26D0">
        <w:rPr>
          <w:rFonts w:asciiTheme="majorHAnsi" w:hAnsiTheme="majorHAnsi"/>
          <w:spacing w:val="-3"/>
          <w:sz w:val="28"/>
          <w:szCs w:val="28"/>
        </w:rPr>
        <w:t xml:space="preserve">be </w:t>
      </w:r>
      <w:r w:rsidRPr="005F26D0">
        <w:rPr>
          <w:rFonts w:asciiTheme="majorHAnsi" w:hAnsiTheme="majorHAnsi"/>
          <w:sz w:val="28"/>
          <w:szCs w:val="28"/>
        </w:rPr>
        <w:t xml:space="preserve">connected to the hotspot of the smart phone, needs </w:t>
      </w:r>
      <w:r w:rsidRPr="005F26D0">
        <w:rPr>
          <w:rFonts w:asciiTheme="majorHAnsi" w:hAnsiTheme="majorHAnsi"/>
          <w:spacing w:val="2"/>
          <w:sz w:val="28"/>
          <w:szCs w:val="28"/>
        </w:rPr>
        <w:t xml:space="preserve">to </w:t>
      </w:r>
      <w:r w:rsidRPr="005F26D0">
        <w:rPr>
          <w:rFonts w:asciiTheme="majorHAnsi" w:hAnsiTheme="majorHAnsi"/>
          <w:spacing w:val="-3"/>
          <w:sz w:val="28"/>
          <w:szCs w:val="28"/>
        </w:rPr>
        <w:t xml:space="preserve">be </w:t>
      </w:r>
      <w:r w:rsidRPr="005F26D0">
        <w:rPr>
          <w:rFonts w:asciiTheme="majorHAnsi" w:hAnsiTheme="majorHAnsi"/>
          <w:sz w:val="28"/>
          <w:szCs w:val="28"/>
        </w:rPr>
        <w:t xml:space="preserve">identified </w:t>
      </w:r>
      <w:r w:rsidRPr="005F26D0">
        <w:rPr>
          <w:rFonts w:asciiTheme="majorHAnsi" w:hAnsiTheme="majorHAnsi"/>
          <w:spacing w:val="2"/>
          <w:sz w:val="28"/>
          <w:szCs w:val="28"/>
        </w:rPr>
        <w:t xml:space="preserve">to </w:t>
      </w:r>
      <w:r w:rsidRPr="005F26D0">
        <w:rPr>
          <w:rFonts w:asciiTheme="majorHAnsi" w:hAnsiTheme="majorHAnsi"/>
          <w:sz w:val="28"/>
          <w:szCs w:val="28"/>
        </w:rPr>
        <w:t xml:space="preserve">the name of hotspot, the password and token code letting the server of Blynk connects them together. You </w:t>
      </w:r>
      <w:r w:rsidRPr="005F26D0">
        <w:rPr>
          <w:rFonts w:asciiTheme="majorHAnsi" w:hAnsiTheme="majorHAnsi"/>
          <w:spacing w:val="-3"/>
          <w:sz w:val="28"/>
          <w:szCs w:val="28"/>
        </w:rPr>
        <w:t xml:space="preserve">may </w:t>
      </w:r>
      <w:r w:rsidRPr="005F26D0">
        <w:rPr>
          <w:rFonts w:asciiTheme="majorHAnsi" w:hAnsiTheme="majorHAnsi"/>
          <w:sz w:val="28"/>
          <w:szCs w:val="28"/>
        </w:rPr>
        <w:t xml:space="preserve">need the computer once to transfer code from Arduino IDE to the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kit to prepare the software part of the project. Figure 1 shows that the server </w:t>
      </w:r>
      <w:r w:rsidRPr="005F26D0">
        <w:rPr>
          <w:rFonts w:asciiTheme="majorHAnsi" w:hAnsiTheme="majorHAnsi"/>
          <w:spacing w:val="4"/>
          <w:sz w:val="28"/>
          <w:szCs w:val="28"/>
        </w:rPr>
        <w:t xml:space="preserve">of </w:t>
      </w:r>
      <w:r w:rsidRPr="005F26D0">
        <w:rPr>
          <w:rFonts w:asciiTheme="majorHAnsi" w:hAnsiTheme="majorHAnsi"/>
          <w:sz w:val="28"/>
          <w:szCs w:val="28"/>
        </w:rPr>
        <w:t>Blynk application will process the smartphone-</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connection. </w:t>
      </w:r>
      <w:r w:rsidRPr="005F26D0">
        <w:rPr>
          <w:rFonts w:asciiTheme="majorHAnsi" w:hAnsiTheme="majorHAnsi"/>
          <w:spacing w:val="-3"/>
          <w:sz w:val="28"/>
          <w:szCs w:val="28"/>
        </w:rPr>
        <w:t xml:space="preserve">Blynk </w:t>
      </w:r>
      <w:r w:rsidRPr="005F26D0">
        <w:rPr>
          <w:rFonts w:asciiTheme="majorHAnsi" w:hAnsiTheme="majorHAnsi"/>
          <w:sz w:val="28"/>
          <w:szCs w:val="28"/>
        </w:rPr>
        <w:t xml:space="preserve">libraries are ZIP files can be downloaded from </w:t>
      </w:r>
      <w:proofErr w:type="spellStart"/>
      <w:r w:rsidRPr="005F26D0">
        <w:rPr>
          <w:rFonts w:asciiTheme="majorHAnsi" w:hAnsiTheme="majorHAnsi"/>
          <w:sz w:val="28"/>
          <w:szCs w:val="28"/>
        </w:rPr>
        <w:t>Github</w:t>
      </w:r>
      <w:proofErr w:type="spellEnd"/>
      <w:r w:rsidRPr="005F26D0">
        <w:rPr>
          <w:rFonts w:asciiTheme="majorHAnsi" w:hAnsiTheme="majorHAnsi"/>
          <w:sz w:val="28"/>
          <w:szCs w:val="28"/>
        </w:rPr>
        <w:t xml:space="preserve"> website to </w:t>
      </w:r>
      <w:r w:rsidRPr="005F26D0">
        <w:rPr>
          <w:rFonts w:asciiTheme="majorHAnsi" w:hAnsiTheme="majorHAnsi"/>
          <w:spacing w:val="-3"/>
          <w:sz w:val="28"/>
          <w:szCs w:val="28"/>
        </w:rPr>
        <w:t xml:space="preserve">be </w:t>
      </w:r>
      <w:r w:rsidRPr="005F26D0">
        <w:rPr>
          <w:rFonts w:asciiTheme="majorHAnsi" w:hAnsiTheme="majorHAnsi"/>
          <w:sz w:val="28"/>
          <w:szCs w:val="28"/>
        </w:rPr>
        <w:t>imported to the Arduino IDE library.</w:t>
      </w:r>
    </w:p>
    <w:p w14:paraId="3C3D1513" w14:textId="77777777" w:rsidR="00F344D3" w:rsidRPr="005F26D0" w:rsidRDefault="00F344D3" w:rsidP="00F344D3">
      <w:pPr>
        <w:pStyle w:val="BodyText"/>
        <w:spacing w:before="162" w:line="360" w:lineRule="auto"/>
        <w:ind w:left="100" w:right="415" w:firstLine="720"/>
        <w:jc w:val="both"/>
        <w:rPr>
          <w:rFonts w:asciiTheme="majorHAnsi" w:hAnsiTheme="majorHAnsi"/>
          <w:sz w:val="28"/>
          <w:szCs w:val="28"/>
        </w:rPr>
      </w:pPr>
      <w:r w:rsidRPr="005F26D0">
        <w:rPr>
          <w:rFonts w:asciiTheme="majorHAnsi" w:hAnsiTheme="majorHAnsi"/>
          <w:sz w:val="28"/>
          <w:szCs w:val="28"/>
        </w:rPr>
        <w:t xml:space="preserve">Blynk server will check for internet connection,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with android hotspot, the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code includes the token code, the name of hotspot and </w:t>
      </w:r>
      <w:proofErr w:type="gramStart"/>
      <w:r w:rsidRPr="005F26D0">
        <w:rPr>
          <w:rFonts w:asciiTheme="majorHAnsi" w:hAnsiTheme="majorHAnsi"/>
          <w:spacing w:val="-3"/>
          <w:sz w:val="28"/>
          <w:szCs w:val="28"/>
        </w:rPr>
        <w:t>it’s</w:t>
      </w:r>
      <w:proofErr w:type="gramEnd"/>
      <w:r w:rsidRPr="005F26D0">
        <w:rPr>
          <w:rFonts w:asciiTheme="majorHAnsi" w:hAnsiTheme="majorHAnsi"/>
          <w:spacing w:val="-3"/>
          <w:sz w:val="28"/>
          <w:szCs w:val="28"/>
        </w:rPr>
        <w:t xml:space="preserve"> </w:t>
      </w:r>
      <w:r w:rsidRPr="005F26D0">
        <w:rPr>
          <w:rFonts w:asciiTheme="majorHAnsi" w:hAnsiTheme="majorHAnsi"/>
          <w:sz w:val="28"/>
          <w:szCs w:val="28"/>
        </w:rPr>
        <w:t>password. The informationincludedtothecode</w:t>
      </w:r>
      <w:r w:rsidRPr="005F26D0">
        <w:rPr>
          <w:rFonts w:asciiTheme="majorHAnsi" w:hAnsiTheme="majorHAnsi"/>
          <w:spacing w:val="-3"/>
          <w:sz w:val="28"/>
          <w:szCs w:val="28"/>
        </w:rPr>
        <w:t>mustbe</w:t>
      </w:r>
      <w:r w:rsidRPr="005F26D0">
        <w:rPr>
          <w:rFonts w:asciiTheme="majorHAnsi" w:hAnsiTheme="majorHAnsi"/>
          <w:sz w:val="28"/>
          <w:szCs w:val="28"/>
        </w:rPr>
        <w:t>matchwiththehotspotinformationto</w:t>
      </w:r>
      <w:r w:rsidRPr="005F26D0">
        <w:rPr>
          <w:rFonts w:asciiTheme="majorHAnsi" w:hAnsiTheme="majorHAnsi"/>
          <w:spacing w:val="-3"/>
          <w:sz w:val="28"/>
          <w:szCs w:val="28"/>
        </w:rPr>
        <w:t>allow</w:t>
      </w:r>
      <w:r w:rsidRPr="005F26D0">
        <w:rPr>
          <w:rFonts w:asciiTheme="majorHAnsi" w:hAnsiTheme="majorHAnsi"/>
          <w:sz w:val="28"/>
          <w:szCs w:val="28"/>
        </w:rPr>
        <w:t xml:space="preserve">ESP8266 connect with the </w:t>
      </w:r>
      <w:r w:rsidRPr="005F26D0">
        <w:rPr>
          <w:rFonts w:asciiTheme="majorHAnsi" w:hAnsiTheme="majorHAnsi"/>
          <w:spacing w:val="-3"/>
          <w:sz w:val="28"/>
          <w:szCs w:val="28"/>
        </w:rPr>
        <w:t xml:space="preserve">WIFI </w:t>
      </w:r>
      <w:r w:rsidRPr="005F26D0">
        <w:rPr>
          <w:rFonts w:asciiTheme="majorHAnsi" w:hAnsiTheme="majorHAnsi"/>
          <w:sz w:val="28"/>
          <w:szCs w:val="28"/>
        </w:rPr>
        <w:t xml:space="preserve">to </w:t>
      </w:r>
      <w:r w:rsidRPr="005F26D0">
        <w:rPr>
          <w:rFonts w:asciiTheme="majorHAnsi" w:hAnsiTheme="majorHAnsi"/>
          <w:spacing w:val="-3"/>
          <w:sz w:val="28"/>
          <w:szCs w:val="28"/>
        </w:rPr>
        <w:t xml:space="preserve">be </w:t>
      </w:r>
      <w:r w:rsidRPr="005F26D0">
        <w:rPr>
          <w:rFonts w:asciiTheme="majorHAnsi" w:hAnsiTheme="majorHAnsi"/>
          <w:sz w:val="28"/>
          <w:szCs w:val="28"/>
        </w:rPr>
        <w:t xml:space="preserve">as a channel </w:t>
      </w:r>
      <w:r w:rsidRPr="005F26D0">
        <w:rPr>
          <w:rFonts w:asciiTheme="majorHAnsi" w:hAnsiTheme="majorHAnsi"/>
          <w:spacing w:val="5"/>
          <w:sz w:val="28"/>
          <w:szCs w:val="28"/>
        </w:rPr>
        <w:t xml:space="preserve">to </w:t>
      </w:r>
      <w:r w:rsidRPr="005F26D0">
        <w:rPr>
          <w:rFonts w:asciiTheme="majorHAnsi" w:hAnsiTheme="majorHAnsi"/>
          <w:sz w:val="28"/>
          <w:szCs w:val="28"/>
        </w:rPr>
        <w:t xml:space="preserve">exchange commands between smart phone and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Remaining processes are </w:t>
      </w:r>
      <w:r w:rsidRPr="005F26D0">
        <w:rPr>
          <w:rFonts w:asciiTheme="majorHAnsi" w:hAnsiTheme="majorHAnsi"/>
          <w:spacing w:val="-3"/>
          <w:sz w:val="28"/>
          <w:szCs w:val="28"/>
        </w:rPr>
        <w:t xml:space="preserve">just </w:t>
      </w:r>
      <w:r w:rsidRPr="005F26D0">
        <w:rPr>
          <w:rFonts w:asciiTheme="majorHAnsi" w:hAnsiTheme="majorHAnsi"/>
          <w:sz w:val="28"/>
          <w:szCs w:val="28"/>
        </w:rPr>
        <w:t xml:space="preserve">commands sent from Blynk application to </w:t>
      </w:r>
      <w:proofErr w:type="spellStart"/>
      <w:r w:rsidRPr="005F26D0">
        <w:rPr>
          <w:rFonts w:asciiTheme="majorHAnsi" w:hAnsiTheme="majorHAnsi"/>
          <w:sz w:val="28"/>
          <w:szCs w:val="28"/>
        </w:rPr>
        <w:t>NodeMCU</w:t>
      </w:r>
      <w:proofErr w:type="spellEnd"/>
      <w:r w:rsidRPr="005F26D0">
        <w:rPr>
          <w:rFonts w:asciiTheme="majorHAnsi" w:hAnsiTheme="majorHAnsi"/>
          <w:sz w:val="28"/>
          <w:szCs w:val="28"/>
        </w:rPr>
        <w:t xml:space="preserve"> to control loads those are connected to the relay kit as shown </w:t>
      </w:r>
      <w:r w:rsidRPr="005F26D0">
        <w:rPr>
          <w:rFonts w:asciiTheme="majorHAnsi" w:hAnsiTheme="majorHAnsi"/>
          <w:spacing w:val="-3"/>
          <w:sz w:val="28"/>
          <w:szCs w:val="28"/>
        </w:rPr>
        <w:t xml:space="preserve">in </w:t>
      </w:r>
      <w:r w:rsidRPr="005F26D0">
        <w:rPr>
          <w:rFonts w:asciiTheme="majorHAnsi" w:hAnsiTheme="majorHAnsi"/>
          <w:sz w:val="28"/>
          <w:szCs w:val="28"/>
        </w:rPr>
        <w:t xml:space="preserve">Figure 2. And sensor output value </w:t>
      </w:r>
      <w:r w:rsidRPr="005F26D0">
        <w:rPr>
          <w:rFonts w:asciiTheme="majorHAnsi" w:hAnsiTheme="majorHAnsi"/>
          <w:spacing w:val="-3"/>
          <w:sz w:val="28"/>
          <w:szCs w:val="28"/>
        </w:rPr>
        <w:t xml:space="preserve">is </w:t>
      </w:r>
      <w:r w:rsidRPr="005F26D0">
        <w:rPr>
          <w:rFonts w:asciiTheme="majorHAnsi" w:hAnsiTheme="majorHAnsi"/>
          <w:sz w:val="28"/>
          <w:szCs w:val="28"/>
        </w:rPr>
        <w:t xml:space="preserve">sent reverse to the Blynk application from </w:t>
      </w:r>
      <w:proofErr w:type="spellStart"/>
      <w:r w:rsidRPr="005F26D0">
        <w:rPr>
          <w:rFonts w:asciiTheme="majorHAnsi" w:hAnsiTheme="majorHAnsi"/>
          <w:sz w:val="28"/>
          <w:szCs w:val="28"/>
        </w:rPr>
        <w:t>NodeMCUkit</w:t>
      </w:r>
      <w:proofErr w:type="spellEnd"/>
      <w:r w:rsidRPr="005F26D0">
        <w:rPr>
          <w:rFonts w:asciiTheme="majorHAnsi" w:hAnsiTheme="majorHAnsi"/>
          <w:sz w:val="28"/>
          <w:szCs w:val="28"/>
        </w:rPr>
        <w:t>.</w:t>
      </w:r>
    </w:p>
    <w:p w14:paraId="0E5E4702" w14:textId="77777777" w:rsidR="00F344D3" w:rsidRPr="005F26D0" w:rsidRDefault="00F344D3" w:rsidP="00F344D3">
      <w:pPr>
        <w:pStyle w:val="BodyText"/>
        <w:spacing w:before="162" w:line="360" w:lineRule="auto"/>
        <w:ind w:left="100" w:right="415" w:firstLine="720"/>
        <w:jc w:val="both"/>
        <w:rPr>
          <w:rFonts w:asciiTheme="majorHAnsi" w:hAnsiTheme="majorHAnsi"/>
          <w:sz w:val="28"/>
          <w:szCs w:val="28"/>
        </w:rPr>
      </w:pPr>
    </w:p>
    <w:p w14:paraId="51D6C7AE" w14:textId="77777777" w:rsidR="00F344D3" w:rsidRPr="005F26D0" w:rsidRDefault="00F344D3" w:rsidP="00F344D3">
      <w:pPr>
        <w:pStyle w:val="Heading3"/>
        <w:spacing w:line="360" w:lineRule="auto"/>
        <w:jc w:val="both"/>
        <w:rPr>
          <w:sz w:val="28"/>
          <w:szCs w:val="28"/>
        </w:rPr>
      </w:pPr>
      <w:r w:rsidRPr="005F26D0">
        <w:rPr>
          <w:sz w:val="28"/>
          <w:szCs w:val="28"/>
        </w:rPr>
        <w:t>PROJECT BUILDING PROCEDURE</w:t>
      </w:r>
    </w:p>
    <w:p w14:paraId="37B741A4" w14:textId="77777777" w:rsidR="00F344D3" w:rsidRPr="005F26D0" w:rsidRDefault="00F344D3" w:rsidP="00F344D3">
      <w:pPr>
        <w:pStyle w:val="Heading3"/>
        <w:spacing w:line="360" w:lineRule="auto"/>
        <w:jc w:val="both"/>
        <w:rPr>
          <w:sz w:val="28"/>
          <w:szCs w:val="28"/>
        </w:rPr>
      </w:pPr>
      <w:r w:rsidRPr="005F26D0">
        <w:rPr>
          <w:sz w:val="28"/>
          <w:szCs w:val="28"/>
        </w:rPr>
        <w:t>1. Create a Blynk Account</w:t>
      </w:r>
    </w:p>
    <w:p w14:paraId="0C5E0BD8"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After you download the Blynk App, you’ll need to create a New Blynk account. This account is separate from the accounts used for the Blynk Forums, in case you already have one.</w:t>
      </w:r>
    </w:p>
    <w:p w14:paraId="0EF91A17"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We recommend using a </w:t>
      </w:r>
      <w:r w:rsidRPr="005F26D0">
        <w:rPr>
          <w:rStyle w:val="Strong"/>
          <w:rFonts w:eastAsiaTheme="majorEastAsia"/>
          <w:sz w:val="28"/>
          <w:szCs w:val="28"/>
        </w:rPr>
        <w:t>real</w:t>
      </w:r>
      <w:r w:rsidRPr="005F26D0">
        <w:rPr>
          <w:rFonts w:asciiTheme="majorHAnsi" w:hAnsiTheme="majorHAnsi"/>
          <w:sz w:val="28"/>
          <w:szCs w:val="28"/>
        </w:rPr>
        <w:t xml:space="preserve"> email address because it will simplify things later.</w:t>
      </w:r>
    </w:p>
    <w:p w14:paraId="056A95D0" w14:textId="77777777" w:rsidR="00F344D3" w:rsidRPr="005F26D0" w:rsidRDefault="00000000" w:rsidP="00F344D3">
      <w:pPr>
        <w:pStyle w:val="NormalWeb"/>
        <w:spacing w:line="360" w:lineRule="auto"/>
        <w:jc w:val="both"/>
        <w:rPr>
          <w:rFonts w:asciiTheme="majorHAnsi" w:hAnsiTheme="majorHAnsi"/>
          <w:sz w:val="28"/>
          <w:szCs w:val="28"/>
        </w:rPr>
      </w:pPr>
      <w:r>
        <w:pict w14:anchorId="084D021D">
          <v:rect id="Rectangle 239" o:spid="_x0000_s1043" alt="Description: https://docs.blynk.cc/images/register_account.png"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6501FB8A" w14:textId="77777777" w:rsidR="00F344D3" w:rsidRPr="005F26D0" w:rsidRDefault="00F344D3" w:rsidP="00F344D3">
      <w:pPr>
        <w:pStyle w:val="Heading4"/>
        <w:spacing w:line="360" w:lineRule="auto"/>
        <w:jc w:val="both"/>
        <w:rPr>
          <w:rFonts w:cs="Times New Roman"/>
          <w:i w:val="0"/>
          <w:color w:val="auto"/>
          <w:sz w:val="28"/>
          <w:szCs w:val="28"/>
        </w:rPr>
      </w:pPr>
      <w:r w:rsidRPr="005F26D0">
        <w:rPr>
          <w:rFonts w:cs="Times New Roman"/>
          <w:i w:val="0"/>
          <w:color w:val="auto"/>
          <w:sz w:val="28"/>
          <w:szCs w:val="28"/>
        </w:rPr>
        <w:t>Why do I need to create an account?</w:t>
      </w:r>
    </w:p>
    <w:p w14:paraId="181BD911"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An account is needed to save your projects and have access to them from multiple devices from anywhere. It’s also a security measure. </w:t>
      </w:r>
    </w:p>
    <w:p w14:paraId="7F632548"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You can always set up your own </w:t>
      </w:r>
      <w:hyperlink r:id="rId58" w:anchor="blynk-server" w:history="1">
        <w:r w:rsidRPr="005F26D0">
          <w:rPr>
            <w:rStyle w:val="Hyperlink"/>
            <w:rFonts w:asciiTheme="majorHAnsi" w:hAnsiTheme="majorHAnsi"/>
            <w:sz w:val="28"/>
            <w:szCs w:val="28"/>
          </w:rPr>
          <w:t>Private Blynk Server</w:t>
        </w:r>
      </w:hyperlink>
      <w:r w:rsidRPr="005F26D0">
        <w:rPr>
          <w:rFonts w:asciiTheme="majorHAnsi" w:hAnsiTheme="majorHAnsi"/>
          <w:sz w:val="28"/>
          <w:szCs w:val="28"/>
        </w:rPr>
        <w:t xml:space="preserve"> and have full control.</w:t>
      </w:r>
    </w:p>
    <w:p w14:paraId="199A3FA2" w14:textId="77777777" w:rsidR="00F344D3" w:rsidRPr="005F26D0" w:rsidRDefault="00F344D3" w:rsidP="00F344D3">
      <w:pPr>
        <w:pStyle w:val="Heading3"/>
        <w:spacing w:line="360" w:lineRule="auto"/>
        <w:jc w:val="both"/>
        <w:rPr>
          <w:sz w:val="28"/>
          <w:szCs w:val="28"/>
        </w:rPr>
      </w:pPr>
      <w:r w:rsidRPr="005F26D0">
        <w:rPr>
          <w:sz w:val="28"/>
          <w:szCs w:val="28"/>
        </w:rPr>
        <w:t>2. Create a New Project</w:t>
      </w:r>
    </w:p>
    <w:p w14:paraId="4D87E2B9"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After you’ve successfully logged into your account, start by creating a new project.</w:t>
      </w:r>
    </w:p>
    <w:p w14:paraId="7111A7E0"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noProof/>
          <w:sz w:val="28"/>
          <w:szCs w:val="28"/>
        </w:rPr>
        <w:drawing>
          <wp:inline distT="0" distB="0" distL="0" distR="0" wp14:anchorId="0D56D73F" wp14:editId="578C5504">
            <wp:extent cx="1424582" cy="2532590"/>
            <wp:effectExtent l="0" t="0" r="4445" b="1270"/>
            <wp:docPr id="224" name="Picture 224" descr="D:\IEEE 2020\Snet\register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EEE 2020\Snet\register_account.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3812" cy="2531221"/>
                    </a:xfrm>
                    <a:prstGeom prst="rect">
                      <a:avLst/>
                    </a:prstGeom>
                    <a:noFill/>
                    <a:ln>
                      <a:noFill/>
                    </a:ln>
                  </pic:spPr>
                </pic:pic>
              </a:graphicData>
            </a:graphic>
          </wp:inline>
        </w:drawing>
      </w:r>
    </w:p>
    <w:p w14:paraId="4D621FF4" w14:textId="77777777" w:rsidR="00F344D3" w:rsidRPr="005F26D0" w:rsidRDefault="00F344D3" w:rsidP="00F344D3">
      <w:pPr>
        <w:pStyle w:val="NormalWeb"/>
        <w:spacing w:line="360" w:lineRule="auto"/>
        <w:jc w:val="both"/>
        <w:rPr>
          <w:rFonts w:asciiTheme="majorHAnsi" w:hAnsiTheme="majorHAnsi"/>
          <w:sz w:val="28"/>
          <w:szCs w:val="28"/>
        </w:rPr>
      </w:pPr>
    </w:p>
    <w:p w14:paraId="4870BCEA" w14:textId="77777777" w:rsidR="00F344D3" w:rsidRPr="005F26D0" w:rsidRDefault="00F344D3" w:rsidP="00F344D3">
      <w:pPr>
        <w:pStyle w:val="Heading3"/>
        <w:spacing w:line="360" w:lineRule="auto"/>
        <w:jc w:val="both"/>
        <w:rPr>
          <w:sz w:val="28"/>
          <w:szCs w:val="28"/>
        </w:rPr>
      </w:pPr>
      <w:r w:rsidRPr="005F26D0">
        <w:rPr>
          <w:sz w:val="28"/>
          <w:szCs w:val="28"/>
        </w:rPr>
        <w:t>3. Choose Your Hardware</w:t>
      </w:r>
    </w:p>
    <w:p w14:paraId="280C3EB7"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Select the hardware model you will use. Check out the </w:t>
      </w:r>
      <w:hyperlink r:id="rId60" w:anchor="supported-hardware" w:history="1">
        <w:r w:rsidRPr="005F26D0">
          <w:rPr>
            <w:rStyle w:val="Hyperlink"/>
            <w:rFonts w:asciiTheme="majorHAnsi" w:hAnsiTheme="majorHAnsi"/>
            <w:sz w:val="28"/>
            <w:szCs w:val="28"/>
          </w:rPr>
          <w:t>list of supported hardware</w:t>
        </w:r>
      </w:hyperlink>
      <w:r w:rsidRPr="005F26D0">
        <w:rPr>
          <w:rFonts w:asciiTheme="majorHAnsi" w:hAnsiTheme="majorHAnsi"/>
          <w:sz w:val="28"/>
          <w:szCs w:val="28"/>
        </w:rPr>
        <w:t>!</w:t>
      </w:r>
    </w:p>
    <w:p w14:paraId="78CEC6EC" w14:textId="77777777" w:rsidR="00F344D3" w:rsidRPr="005F26D0" w:rsidRDefault="00000000" w:rsidP="00F344D3">
      <w:pPr>
        <w:pStyle w:val="NormalWeb"/>
        <w:spacing w:line="360" w:lineRule="auto"/>
        <w:jc w:val="both"/>
        <w:rPr>
          <w:rFonts w:asciiTheme="majorHAnsi" w:hAnsiTheme="majorHAnsi"/>
          <w:sz w:val="28"/>
          <w:szCs w:val="28"/>
        </w:rPr>
      </w:pPr>
      <w:r>
        <w:pict w14:anchorId="329A804C">
          <v:rect id="Rectangle 238" o:spid="_x0000_s1042" alt="Description: https://docs.blynk.cc/images/getting_started/select_hardware.png"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2FB240C6" w14:textId="77777777" w:rsidR="00F344D3" w:rsidRPr="005F26D0" w:rsidRDefault="00F344D3" w:rsidP="00F344D3">
      <w:pPr>
        <w:pStyle w:val="Heading3"/>
        <w:spacing w:line="360" w:lineRule="auto"/>
        <w:jc w:val="both"/>
        <w:rPr>
          <w:sz w:val="28"/>
          <w:szCs w:val="28"/>
        </w:rPr>
      </w:pPr>
      <w:r w:rsidRPr="005F26D0">
        <w:rPr>
          <w:sz w:val="28"/>
          <w:szCs w:val="28"/>
        </w:rPr>
        <w:lastRenderedPageBreak/>
        <w:t>4. Auth Token</w:t>
      </w:r>
    </w:p>
    <w:p w14:paraId="646BBB47" w14:textId="77777777" w:rsidR="00F344D3" w:rsidRPr="005F26D0" w:rsidRDefault="00F344D3" w:rsidP="00F344D3">
      <w:pPr>
        <w:pStyle w:val="NormalWeb"/>
        <w:spacing w:line="360" w:lineRule="auto"/>
        <w:jc w:val="both"/>
        <w:rPr>
          <w:rFonts w:asciiTheme="majorHAnsi" w:hAnsiTheme="majorHAnsi"/>
          <w:sz w:val="28"/>
          <w:szCs w:val="28"/>
        </w:rPr>
      </w:pPr>
      <w:r w:rsidRPr="005F26D0">
        <w:rPr>
          <w:rStyle w:val="Strong"/>
          <w:rFonts w:eastAsiaTheme="majorEastAsia"/>
          <w:sz w:val="28"/>
          <w:szCs w:val="28"/>
        </w:rPr>
        <w:t>Auth Token</w:t>
      </w:r>
      <w:r w:rsidRPr="005F26D0">
        <w:rPr>
          <w:rFonts w:asciiTheme="majorHAnsi" w:hAnsiTheme="majorHAnsi"/>
          <w:sz w:val="28"/>
          <w:szCs w:val="28"/>
        </w:rPr>
        <w:t xml:space="preserve"> is a unique identifier which is needed to connect your hardware to your smartphone. Every new project you create will have its own Auth Token. You’ll get Auth Token automatically on your email after project creation. You can also copy it manually. Click on devices section and selected required </w:t>
      </w:r>
      <w:proofErr w:type="gramStart"/>
      <w:r w:rsidRPr="005F26D0">
        <w:rPr>
          <w:rFonts w:asciiTheme="majorHAnsi" w:hAnsiTheme="majorHAnsi"/>
          <w:sz w:val="28"/>
          <w:szCs w:val="28"/>
        </w:rPr>
        <w:t>device :</w:t>
      </w:r>
      <w:proofErr w:type="gramEnd"/>
    </w:p>
    <w:p w14:paraId="13FC7A59" w14:textId="77777777" w:rsidR="00F344D3" w:rsidRPr="005F26D0" w:rsidRDefault="00000000" w:rsidP="00F344D3">
      <w:pPr>
        <w:pStyle w:val="NormalWeb"/>
        <w:spacing w:line="360" w:lineRule="auto"/>
        <w:jc w:val="center"/>
        <w:rPr>
          <w:rFonts w:asciiTheme="majorHAnsi" w:hAnsiTheme="majorHAnsi"/>
          <w:sz w:val="28"/>
          <w:szCs w:val="28"/>
        </w:rPr>
      </w:pPr>
      <w:r>
        <w:pict w14:anchorId="55059643">
          <v:rect id="Rectangle 237" o:spid="_x0000_s1041" alt="Description: https://docs.blynk.cc/images/getting_started/token_1.png"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F344D3" w:rsidRPr="005F26D0">
        <w:rPr>
          <w:rFonts w:asciiTheme="majorHAnsi" w:hAnsiTheme="majorHAnsi"/>
          <w:noProof/>
          <w:sz w:val="28"/>
          <w:szCs w:val="28"/>
        </w:rPr>
        <w:drawing>
          <wp:inline distT="0" distB="0" distL="0" distR="0" wp14:anchorId="52627210" wp14:editId="25BEB4F8">
            <wp:extent cx="1558528" cy="2770715"/>
            <wp:effectExtent l="0" t="0" r="3810" b="0"/>
            <wp:docPr id="226" name="Picture 226" descr="D:\IEEE 2020\Snet\tok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EEE 2020\Snet\token_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61136" cy="2775351"/>
                    </a:xfrm>
                    <a:prstGeom prst="rect">
                      <a:avLst/>
                    </a:prstGeom>
                    <a:noFill/>
                    <a:ln>
                      <a:noFill/>
                    </a:ln>
                  </pic:spPr>
                </pic:pic>
              </a:graphicData>
            </a:graphic>
          </wp:inline>
        </w:drawing>
      </w:r>
    </w:p>
    <w:p w14:paraId="57EE5CDB" w14:textId="77777777" w:rsidR="00F344D3" w:rsidRPr="005F26D0" w:rsidRDefault="00F344D3" w:rsidP="00F344D3">
      <w:pPr>
        <w:pStyle w:val="NormalWeb"/>
        <w:spacing w:line="360" w:lineRule="auto"/>
        <w:jc w:val="center"/>
        <w:rPr>
          <w:rFonts w:asciiTheme="majorHAnsi" w:hAnsiTheme="majorHAnsi"/>
          <w:sz w:val="28"/>
          <w:szCs w:val="28"/>
        </w:rPr>
      </w:pPr>
      <w:r w:rsidRPr="005F26D0">
        <w:rPr>
          <w:rFonts w:asciiTheme="majorHAnsi" w:hAnsiTheme="majorHAnsi"/>
          <w:sz w:val="28"/>
          <w:szCs w:val="28"/>
        </w:rPr>
        <w:t xml:space="preserve">And you’ll see </w:t>
      </w:r>
      <w:proofErr w:type="gramStart"/>
      <w:r w:rsidRPr="005F26D0">
        <w:rPr>
          <w:rFonts w:asciiTheme="majorHAnsi" w:hAnsiTheme="majorHAnsi"/>
          <w:sz w:val="28"/>
          <w:szCs w:val="28"/>
        </w:rPr>
        <w:t>token :</w:t>
      </w:r>
      <w:proofErr w:type="gramEnd"/>
    </w:p>
    <w:p w14:paraId="6E6D240F" w14:textId="77777777" w:rsidR="00F344D3" w:rsidRPr="005F26D0" w:rsidRDefault="00000000" w:rsidP="00F344D3">
      <w:pPr>
        <w:pStyle w:val="NormalWeb"/>
        <w:spacing w:line="360" w:lineRule="auto"/>
        <w:jc w:val="both"/>
        <w:rPr>
          <w:rFonts w:asciiTheme="majorHAnsi" w:hAnsiTheme="majorHAnsi"/>
          <w:sz w:val="28"/>
          <w:szCs w:val="28"/>
        </w:rPr>
      </w:pPr>
      <w:r>
        <w:pict w14:anchorId="1DE9817D">
          <v:rect id="Rectangle 236" o:spid="_x0000_s1040" alt="Description: https://docs.blynk.cc/images/getting_started/new_device.png"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6C0D3FDE" w14:textId="77777777" w:rsidR="00F344D3" w:rsidRPr="005F26D0" w:rsidRDefault="00F344D3" w:rsidP="00F344D3">
      <w:pPr>
        <w:pStyle w:val="NormalWeb"/>
        <w:spacing w:line="360" w:lineRule="auto"/>
        <w:jc w:val="both"/>
        <w:rPr>
          <w:rFonts w:asciiTheme="majorHAnsi" w:hAnsiTheme="majorHAnsi"/>
          <w:sz w:val="28"/>
          <w:szCs w:val="28"/>
        </w:rPr>
      </w:pPr>
      <w:r w:rsidRPr="005F26D0">
        <w:rPr>
          <w:rStyle w:val="Strong"/>
          <w:rFonts w:eastAsiaTheme="majorEastAsia"/>
          <w:sz w:val="28"/>
          <w:szCs w:val="28"/>
        </w:rPr>
        <w:t>NOTE:</w:t>
      </w:r>
      <w:r w:rsidRPr="005F26D0">
        <w:rPr>
          <w:rFonts w:asciiTheme="majorHAnsi" w:hAnsiTheme="majorHAnsi"/>
          <w:sz w:val="28"/>
          <w:szCs w:val="28"/>
        </w:rPr>
        <w:t xml:space="preserve"> Don’t share your Auth Token with anyone, unless you want someone to have access to your hardware. </w:t>
      </w:r>
    </w:p>
    <w:p w14:paraId="5358218E"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It’s very convenient to send it over e-mail. Press the e-mail button and the token will be sent to the e-mail address you used for registration. You can also tap on the Token line and it will be copied to the clipboard.</w:t>
      </w:r>
    </w:p>
    <w:p w14:paraId="770C32CD"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Now press the </w:t>
      </w:r>
      <w:r w:rsidRPr="005F26D0">
        <w:rPr>
          <w:rStyle w:val="Strong"/>
          <w:rFonts w:eastAsiaTheme="majorEastAsia"/>
          <w:sz w:val="28"/>
          <w:szCs w:val="28"/>
        </w:rPr>
        <w:t>“Create”</w:t>
      </w:r>
      <w:r w:rsidRPr="005F26D0">
        <w:rPr>
          <w:rFonts w:asciiTheme="majorHAnsi" w:hAnsiTheme="majorHAnsi"/>
          <w:sz w:val="28"/>
          <w:szCs w:val="28"/>
        </w:rPr>
        <w:t xml:space="preserve"> button. </w:t>
      </w:r>
    </w:p>
    <w:p w14:paraId="2A05EA18" w14:textId="77777777" w:rsidR="00F344D3" w:rsidRPr="005F26D0" w:rsidRDefault="00000000" w:rsidP="00F344D3">
      <w:pPr>
        <w:pStyle w:val="NormalWeb"/>
        <w:spacing w:line="360" w:lineRule="auto"/>
        <w:jc w:val="both"/>
        <w:rPr>
          <w:rFonts w:asciiTheme="majorHAnsi" w:hAnsiTheme="majorHAnsi"/>
          <w:sz w:val="28"/>
          <w:szCs w:val="28"/>
        </w:rPr>
      </w:pPr>
      <w:r>
        <w:pict w14:anchorId="407E09C2">
          <v:rect id="Rectangle 234" o:spid="_x0000_s1039" alt="Description: https://docs.blynk.cc/images/new_project.png"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3FF26BDE" w14:textId="77777777" w:rsidR="00F344D3" w:rsidRPr="005F26D0" w:rsidRDefault="00F344D3" w:rsidP="00F344D3">
      <w:pPr>
        <w:pStyle w:val="Heading3"/>
        <w:spacing w:line="360" w:lineRule="auto"/>
        <w:jc w:val="both"/>
        <w:rPr>
          <w:sz w:val="28"/>
          <w:szCs w:val="28"/>
        </w:rPr>
      </w:pPr>
      <w:r w:rsidRPr="005F26D0">
        <w:rPr>
          <w:sz w:val="28"/>
          <w:szCs w:val="28"/>
        </w:rPr>
        <w:t>5. Add a Widget</w:t>
      </w:r>
    </w:p>
    <w:p w14:paraId="5220F29F"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Your project canvas is empty, </w:t>
      </w:r>
      <w:proofErr w:type="gramStart"/>
      <w:r w:rsidRPr="005F26D0">
        <w:rPr>
          <w:rFonts w:asciiTheme="majorHAnsi" w:hAnsiTheme="majorHAnsi"/>
          <w:sz w:val="28"/>
          <w:szCs w:val="28"/>
        </w:rPr>
        <w:t>let’s</w:t>
      </w:r>
      <w:proofErr w:type="gramEnd"/>
      <w:r w:rsidRPr="005F26D0">
        <w:rPr>
          <w:rFonts w:asciiTheme="majorHAnsi" w:hAnsiTheme="majorHAnsi"/>
          <w:sz w:val="28"/>
          <w:szCs w:val="28"/>
        </w:rPr>
        <w:t xml:space="preserve"> add a button to control our LED.</w:t>
      </w:r>
    </w:p>
    <w:p w14:paraId="5508A8D5"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Tap anywhere on the canvas to open the widget box. All the available widgets are located here. Now pick a button.</w:t>
      </w:r>
    </w:p>
    <w:p w14:paraId="4841E2DF" w14:textId="77777777" w:rsidR="00F344D3" w:rsidRPr="005F26D0" w:rsidRDefault="00F344D3" w:rsidP="00F344D3">
      <w:pPr>
        <w:pStyle w:val="NormalWeb"/>
        <w:spacing w:line="360" w:lineRule="auto"/>
        <w:jc w:val="both"/>
        <w:rPr>
          <w:rFonts w:asciiTheme="majorHAnsi" w:hAnsiTheme="majorHAnsi"/>
          <w:sz w:val="28"/>
          <w:szCs w:val="28"/>
        </w:rPr>
      </w:pPr>
      <w:r w:rsidRPr="005F26D0">
        <w:rPr>
          <w:rStyle w:val="Strong"/>
          <w:rFonts w:eastAsiaTheme="majorEastAsia"/>
          <w:sz w:val="28"/>
          <w:szCs w:val="28"/>
        </w:rPr>
        <w:t>Widget Box</w:t>
      </w:r>
    </w:p>
    <w:p w14:paraId="22A969A4" w14:textId="77777777" w:rsidR="00F344D3" w:rsidRPr="005F26D0" w:rsidRDefault="00000000" w:rsidP="00F344D3">
      <w:pPr>
        <w:pStyle w:val="NormalWeb"/>
        <w:spacing w:line="360" w:lineRule="auto"/>
        <w:jc w:val="both"/>
        <w:rPr>
          <w:rFonts w:asciiTheme="majorHAnsi" w:hAnsiTheme="majorHAnsi"/>
          <w:sz w:val="28"/>
          <w:szCs w:val="28"/>
        </w:rPr>
      </w:pPr>
      <w:r>
        <w:pict w14:anchorId="1649A0E1">
          <v:rect id="Rectangle 232" o:spid="_x0000_s1038" alt="Description: https://docs.blynk.cc/images/widgets_box.png"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5846903E" w14:textId="77777777" w:rsidR="00F344D3" w:rsidRPr="005F26D0" w:rsidRDefault="00F344D3" w:rsidP="00F344D3">
      <w:pPr>
        <w:pStyle w:val="NormalWeb"/>
        <w:spacing w:line="360" w:lineRule="auto"/>
        <w:jc w:val="both"/>
        <w:rPr>
          <w:rFonts w:asciiTheme="majorHAnsi" w:hAnsiTheme="majorHAnsi"/>
          <w:sz w:val="28"/>
          <w:szCs w:val="28"/>
        </w:rPr>
      </w:pPr>
      <w:r w:rsidRPr="005F26D0">
        <w:rPr>
          <w:rStyle w:val="Strong"/>
          <w:rFonts w:eastAsiaTheme="majorEastAsia"/>
          <w:sz w:val="28"/>
          <w:szCs w:val="28"/>
        </w:rPr>
        <w:t>Drag-n-Drop</w:t>
      </w:r>
      <w:r w:rsidRPr="005F26D0">
        <w:rPr>
          <w:rFonts w:asciiTheme="majorHAnsi" w:hAnsiTheme="majorHAnsi"/>
          <w:sz w:val="28"/>
          <w:szCs w:val="28"/>
        </w:rPr>
        <w:t xml:space="preserve"> - Tap and hold the Widget to drag it to the new position.</w:t>
      </w:r>
    </w:p>
    <w:p w14:paraId="2618884C" w14:textId="77777777" w:rsidR="00F344D3" w:rsidRPr="005F26D0" w:rsidRDefault="00F344D3" w:rsidP="00F344D3">
      <w:pPr>
        <w:pStyle w:val="NormalWeb"/>
        <w:spacing w:line="360" w:lineRule="auto"/>
        <w:jc w:val="both"/>
        <w:rPr>
          <w:rFonts w:asciiTheme="majorHAnsi" w:hAnsiTheme="majorHAnsi"/>
          <w:sz w:val="28"/>
          <w:szCs w:val="28"/>
        </w:rPr>
      </w:pPr>
      <w:r w:rsidRPr="005F26D0">
        <w:rPr>
          <w:rStyle w:val="Strong"/>
          <w:rFonts w:eastAsiaTheme="majorEastAsia"/>
          <w:sz w:val="28"/>
          <w:szCs w:val="28"/>
        </w:rPr>
        <w:t>Widget Settings</w:t>
      </w:r>
      <w:r w:rsidRPr="005F26D0">
        <w:rPr>
          <w:rFonts w:asciiTheme="majorHAnsi" w:hAnsiTheme="majorHAnsi"/>
          <w:sz w:val="28"/>
          <w:szCs w:val="28"/>
        </w:rPr>
        <w:t xml:space="preserve"> - Each Widget has </w:t>
      </w:r>
      <w:proofErr w:type="spellStart"/>
      <w:proofErr w:type="gramStart"/>
      <w:r w:rsidRPr="005F26D0">
        <w:rPr>
          <w:rFonts w:asciiTheme="majorHAnsi" w:hAnsiTheme="majorHAnsi"/>
          <w:sz w:val="28"/>
          <w:szCs w:val="28"/>
        </w:rPr>
        <w:t>it’s</w:t>
      </w:r>
      <w:proofErr w:type="spellEnd"/>
      <w:proofErr w:type="gramEnd"/>
      <w:r w:rsidRPr="005F26D0">
        <w:rPr>
          <w:rFonts w:asciiTheme="majorHAnsi" w:hAnsiTheme="majorHAnsi"/>
          <w:sz w:val="28"/>
          <w:szCs w:val="28"/>
        </w:rPr>
        <w:t xml:space="preserve"> own settings. Tap on the widget to get to them.</w:t>
      </w:r>
    </w:p>
    <w:p w14:paraId="1631830F" w14:textId="77777777" w:rsidR="00F344D3" w:rsidRPr="005F26D0" w:rsidRDefault="00000000" w:rsidP="00F344D3">
      <w:pPr>
        <w:pStyle w:val="NormalWeb"/>
        <w:spacing w:line="360" w:lineRule="auto"/>
        <w:jc w:val="both"/>
        <w:rPr>
          <w:rFonts w:asciiTheme="majorHAnsi" w:hAnsiTheme="majorHAnsi"/>
          <w:sz w:val="28"/>
          <w:szCs w:val="28"/>
        </w:rPr>
      </w:pPr>
      <w:r>
        <w:pict w14:anchorId="1CF2E9ED">
          <v:rect id="Rectangle 227" o:spid="_x0000_s1037" alt="Description: https://docs.blynk.cc/images/button_settings.png"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047D99D0" w14:textId="77777777" w:rsidR="00F344D3" w:rsidRPr="005F26D0" w:rsidRDefault="00F344D3" w:rsidP="00F344D3">
      <w:pPr>
        <w:pStyle w:val="NormalWeb"/>
        <w:spacing w:line="360" w:lineRule="auto"/>
        <w:jc w:val="both"/>
        <w:rPr>
          <w:rFonts w:asciiTheme="majorHAnsi" w:hAnsiTheme="majorHAnsi"/>
          <w:sz w:val="28"/>
          <w:szCs w:val="28"/>
        </w:rPr>
      </w:pPr>
      <w:r w:rsidRPr="005F26D0">
        <w:rPr>
          <w:rFonts w:asciiTheme="majorHAnsi" w:hAnsiTheme="majorHAnsi"/>
          <w:sz w:val="28"/>
          <w:szCs w:val="28"/>
        </w:rPr>
        <w:t xml:space="preserve">The most important parameter to set is </w:t>
      </w:r>
      <w:proofErr w:type="gramStart"/>
      <w:r w:rsidRPr="005F26D0">
        <w:rPr>
          <w:rStyle w:val="Strong"/>
          <w:rFonts w:eastAsiaTheme="majorEastAsia"/>
          <w:sz w:val="28"/>
          <w:szCs w:val="28"/>
        </w:rPr>
        <w:t>PIN</w:t>
      </w:r>
      <w:r w:rsidRPr="005F26D0">
        <w:rPr>
          <w:rFonts w:asciiTheme="majorHAnsi" w:hAnsiTheme="majorHAnsi"/>
          <w:sz w:val="28"/>
          <w:szCs w:val="28"/>
        </w:rPr>
        <w:t xml:space="preserve"> .</w:t>
      </w:r>
      <w:proofErr w:type="gramEnd"/>
      <w:r w:rsidRPr="005F26D0">
        <w:rPr>
          <w:rFonts w:asciiTheme="majorHAnsi" w:hAnsiTheme="majorHAnsi"/>
          <w:sz w:val="28"/>
          <w:szCs w:val="28"/>
        </w:rPr>
        <w:t xml:space="preserve"> The list of pins reflects physical pins defined by your hardware. If your LED is connected to Digital Pin 8 - then select </w:t>
      </w:r>
      <w:r w:rsidRPr="005F26D0">
        <w:rPr>
          <w:rStyle w:val="Strong"/>
          <w:rFonts w:eastAsiaTheme="majorEastAsia"/>
          <w:sz w:val="28"/>
          <w:szCs w:val="28"/>
        </w:rPr>
        <w:t>D8</w:t>
      </w:r>
      <w:r w:rsidRPr="005F26D0">
        <w:rPr>
          <w:rFonts w:asciiTheme="majorHAnsi" w:hAnsiTheme="majorHAnsi"/>
          <w:sz w:val="28"/>
          <w:szCs w:val="28"/>
        </w:rPr>
        <w:t xml:space="preserve"> (</w:t>
      </w:r>
      <w:r w:rsidRPr="005F26D0">
        <w:rPr>
          <w:rStyle w:val="Strong"/>
          <w:rFonts w:eastAsiaTheme="majorEastAsia"/>
          <w:sz w:val="28"/>
          <w:szCs w:val="28"/>
        </w:rPr>
        <w:t>D</w:t>
      </w:r>
      <w:r w:rsidRPr="005F26D0">
        <w:rPr>
          <w:rFonts w:asciiTheme="majorHAnsi" w:hAnsiTheme="majorHAnsi"/>
          <w:sz w:val="28"/>
          <w:szCs w:val="28"/>
        </w:rPr>
        <w:t xml:space="preserve"> - stands for </w:t>
      </w:r>
      <w:r w:rsidRPr="005F26D0">
        <w:rPr>
          <w:rStyle w:val="Strong"/>
          <w:rFonts w:eastAsiaTheme="majorEastAsia"/>
          <w:sz w:val="28"/>
          <w:szCs w:val="28"/>
        </w:rPr>
        <w:t>D</w:t>
      </w:r>
      <w:r w:rsidRPr="005F26D0">
        <w:rPr>
          <w:rFonts w:asciiTheme="majorHAnsi" w:hAnsiTheme="majorHAnsi"/>
          <w:sz w:val="28"/>
          <w:szCs w:val="28"/>
        </w:rPr>
        <w:t xml:space="preserve">igital). </w:t>
      </w:r>
    </w:p>
    <w:p w14:paraId="61827F5A" w14:textId="77777777" w:rsidR="00F344D3" w:rsidRPr="005F26D0" w:rsidRDefault="00F344D3" w:rsidP="00F344D3">
      <w:pPr>
        <w:pStyle w:val="BodyText"/>
        <w:spacing w:before="162" w:line="360" w:lineRule="auto"/>
        <w:ind w:left="100" w:right="415" w:hanging="100"/>
        <w:jc w:val="both"/>
        <w:rPr>
          <w:rFonts w:asciiTheme="majorHAnsi" w:hAnsiTheme="majorHAnsi"/>
          <w:b/>
          <w:bCs/>
          <w:sz w:val="28"/>
          <w:szCs w:val="28"/>
        </w:rPr>
      </w:pPr>
      <w:r w:rsidRPr="005F26D0">
        <w:rPr>
          <w:rFonts w:asciiTheme="majorHAnsi" w:hAnsiTheme="majorHAnsi"/>
          <w:b/>
          <w:bCs/>
          <w:sz w:val="28"/>
          <w:szCs w:val="28"/>
        </w:rPr>
        <w:t>6. Run The Project</w:t>
      </w:r>
    </w:p>
    <w:p w14:paraId="665C81C6" w14:textId="77777777" w:rsidR="00F344D3" w:rsidRPr="005F26D0" w:rsidRDefault="00F344D3" w:rsidP="00F344D3">
      <w:pPr>
        <w:pStyle w:val="BodyText"/>
        <w:spacing w:before="162" w:line="360" w:lineRule="auto"/>
        <w:ind w:left="100" w:right="415" w:firstLine="720"/>
        <w:jc w:val="both"/>
        <w:rPr>
          <w:rFonts w:asciiTheme="majorHAnsi" w:hAnsiTheme="majorHAnsi"/>
          <w:sz w:val="28"/>
          <w:szCs w:val="28"/>
        </w:rPr>
      </w:pPr>
      <w:r w:rsidRPr="005F26D0">
        <w:rPr>
          <w:rFonts w:asciiTheme="majorHAnsi" w:hAnsiTheme="majorHAnsi"/>
          <w:sz w:val="28"/>
          <w:szCs w:val="28"/>
        </w:rPr>
        <w:t xml:space="preserve">When you are done with the Settings - press the </w:t>
      </w:r>
      <w:r w:rsidRPr="005F26D0">
        <w:rPr>
          <w:rFonts w:asciiTheme="majorHAnsi" w:hAnsiTheme="majorHAnsi"/>
          <w:b/>
          <w:bCs/>
          <w:sz w:val="28"/>
          <w:szCs w:val="28"/>
        </w:rPr>
        <w:t>PLAY</w:t>
      </w:r>
      <w:r w:rsidRPr="005F26D0">
        <w:rPr>
          <w:rFonts w:asciiTheme="majorHAnsi" w:hAnsiTheme="majorHAnsi"/>
          <w:sz w:val="28"/>
          <w:szCs w:val="28"/>
        </w:rPr>
        <w:t xml:space="preserve"> button. This will switch you from EDIT mode to PLAY mode where you can interact with the hardware. While in PLAY mode, you won’t be able to drag or set up new widgets, press </w:t>
      </w:r>
      <w:r w:rsidRPr="005F26D0">
        <w:rPr>
          <w:rFonts w:asciiTheme="majorHAnsi" w:hAnsiTheme="majorHAnsi"/>
          <w:b/>
          <w:bCs/>
          <w:sz w:val="28"/>
          <w:szCs w:val="28"/>
        </w:rPr>
        <w:t>STOP</w:t>
      </w:r>
      <w:r w:rsidRPr="005F26D0">
        <w:rPr>
          <w:rFonts w:asciiTheme="majorHAnsi" w:hAnsiTheme="majorHAnsi"/>
          <w:sz w:val="28"/>
          <w:szCs w:val="28"/>
        </w:rPr>
        <w:t xml:space="preserve"> and get back to EDIT mode.</w:t>
      </w:r>
    </w:p>
    <w:p w14:paraId="05EB8038" w14:textId="77777777" w:rsidR="00F344D3" w:rsidRPr="005F26D0" w:rsidRDefault="00F344D3" w:rsidP="00F344D3">
      <w:pPr>
        <w:pStyle w:val="BodyText"/>
        <w:spacing w:before="162" w:line="360" w:lineRule="auto"/>
        <w:ind w:left="100" w:right="415" w:firstLine="720"/>
        <w:jc w:val="center"/>
        <w:rPr>
          <w:rFonts w:asciiTheme="majorHAnsi" w:hAnsiTheme="majorHAnsi"/>
          <w:sz w:val="28"/>
          <w:szCs w:val="28"/>
        </w:rPr>
      </w:pPr>
      <w:r w:rsidRPr="005F26D0">
        <w:rPr>
          <w:rFonts w:asciiTheme="majorHAnsi" w:hAnsiTheme="majorHAnsi"/>
          <w:noProof/>
          <w:sz w:val="28"/>
          <w:szCs w:val="28"/>
        </w:rPr>
        <w:lastRenderedPageBreak/>
        <w:drawing>
          <wp:inline distT="0" distB="0" distL="0" distR="0" wp14:anchorId="2E04EF02" wp14:editId="0E51E543">
            <wp:extent cx="1543050" cy="2743200"/>
            <wp:effectExtent l="0" t="0" r="0" b="0"/>
            <wp:docPr id="27" name="Picture 27" descr="D:\IEEE 2020\Snet\play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EEE 2020\Snet\play_butto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46311" cy="2748998"/>
                    </a:xfrm>
                    <a:prstGeom prst="rect">
                      <a:avLst/>
                    </a:prstGeom>
                    <a:noFill/>
                    <a:ln>
                      <a:noFill/>
                    </a:ln>
                  </pic:spPr>
                </pic:pic>
              </a:graphicData>
            </a:graphic>
          </wp:inline>
        </w:drawing>
      </w:r>
    </w:p>
    <w:p w14:paraId="36A29E6A" w14:textId="77777777" w:rsidR="00F344D3" w:rsidRPr="005F26D0" w:rsidRDefault="00F344D3" w:rsidP="00F344D3">
      <w:pPr>
        <w:pStyle w:val="BodyText"/>
        <w:spacing w:before="162" w:line="360" w:lineRule="auto"/>
        <w:ind w:left="100" w:right="415" w:firstLine="720"/>
        <w:jc w:val="both"/>
        <w:rPr>
          <w:rFonts w:asciiTheme="majorHAnsi" w:hAnsiTheme="majorHAnsi"/>
          <w:sz w:val="28"/>
          <w:szCs w:val="28"/>
        </w:rPr>
      </w:pPr>
      <w:r w:rsidRPr="005F26D0">
        <w:rPr>
          <w:rFonts w:asciiTheme="majorHAnsi" w:hAnsiTheme="majorHAnsi"/>
          <w:sz w:val="28"/>
          <w:szCs w:val="28"/>
        </w:rPr>
        <w:t>You will get a message saying “Arduino UNO is offline”. We’ll deal with that in the next section.</w:t>
      </w:r>
    </w:p>
    <w:p w14:paraId="17A41995" w14:textId="77777777" w:rsidR="00F344D3" w:rsidRPr="005F26D0" w:rsidRDefault="00F344D3" w:rsidP="00F344D3">
      <w:pPr>
        <w:pStyle w:val="BodyText"/>
        <w:spacing w:before="162" w:line="360" w:lineRule="auto"/>
        <w:ind w:right="415"/>
        <w:jc w:val="both"/>
        <w:rPr>
          <w:rFonts w:asciiTheme="majorHAnsi" w:hAnsiTheme="majorHAnsi"/>
          <w:sz w:val="28"/>
          <w:szCs w:val="28"/>
        </w:rPr>
      </w:pPr>
    </w:p>
    <w:p w14:paraId="0D763123" w14:textId="77777777" w:rsidR="00F344D3" w:rsidRPr="005F26D0" w:rsidRDefault="00F344D3" w:rsidP="00F344D3">
      <w:pPr>
        <w:pStyle w:val="BodyText"/>
        <w:spacing w:before="162" w:line="360" w:lineRule="auto"/>
        <w:ind w:right="415"/>
        <w:jc w:val="both"/>
        <w:rPr>
          <w:rFonts w:asciiTheme="majorHAnsi" w:hAnsiTheme="majorHAnsi"/>
          <w:sz w:val="28"/>
          <w:szCs w:val="28"/>
        </w:rPr>
      </w:pPr>
      <w:r w:rsidRPr="005F26D0">
        <w:rPr>
          <w:rFonts w:asciiTheme="majorHAnsi" w:hAnsiTheme="majorHAnsi"/>
          <w:sz w:val="28"/>
          <w:szCs w:val="28"/>
        </w:rPr>
        <w:t>Code</w:t>
      </w:r>
    </w:p>
    <w:p w14:paraId="0A47D48C"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#include &lt;</w:t>
      </w:r>
      <w:proofErr w:type="spellStart"/>
      <w:r w:rsidRPr="005F26D0">
        <w:rPr>
          <w:rFonts w:asciiTheme="majorHAnsi" w:hAnsiTheme="majorHAnsi"/>
          <w:sz w:val="28"/>
          <w:szCs w:val="28"/>
        </w:rPr>
        <w:t>SPI.h</w:t>
      </w:r>
      <w:proofErr w:type="spellEnd"/>
      <w:r w:rsidRPr="005F26D0">
        <w:rPr>
          <w:rFonts w:asciiTheme="majorHAnsi" w:hAnsiTheme="majorHAnsi"/>
          <w:sz w:val="28"/>
          <w:szCs w:val="28"/>
        </w:rPr>
        <w:t>&gt;</w:t>
      </w:r>
    </w:p>
    <w:p w14:paraId="00B1C79E"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#include &lt;</w:t>
      </w:r>
      <w:proofErr w:type="spellStart"/>
      <w:r w:rsidRPr="005F26D0">
        <w:rPr>
          <w:rFonts w:asciiTheme="majorHAnsi" w:hAnsiTheme="majorHAnsi"/>
          <w:sz w:val="28"/>
          <w:szCs w:val="28"/>
        </w:rPr>
        <w:t>Ethernet.h</w:t>
      </w:r>
      <w:proofErr w:type="spellEnd"/>
      <w:r w:rsidRPr="005F26D0">
        <w:rPr>
          <w:rFonts w:asciiTheme="majorHAnsi" w:hAnsiTheme="majorHAnsi"/>
          <w:sz w:val="28"/>
          <w:szCs w:val="28"/>
        </w:rPr>
        <w:t>&gt;</w:t>
      </w:r>
    </w:p>
    <w:p w14:paraId="3F43BA30"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#include &lt;</w:t>
      </w:r>
      <w:proofErr w:type="spellStart"/>
      <w:r w:rsidRPr="005F26D0">
        <w:rPr>
          <w:rFonts w:asciiTheme="majorHAnsi" w:hAnsiTheme="majorHAnsi"/>
          <w:sz w:val="28"/>
          <w:szCs w:val="28"/>
        </w:rPr>
        <w:t>BlynkSimpleEthernet.h</w:t>
      </w:r>
      <w:proofErr w:type="spellEnd"/>
      <w:r w:rsidRPr="005F26D0">
        <w:rPr>
          <w:rFonts w:asciiTheme="majorHAnsi" w:hAnsiTheme="majorHAnsi"/>
          <w:sz w:val="28"/>
          <w:szCs w:val="28"/>
        </w:rPr>
        <w:t>&gt;</w:t>
      </w:r>
    </w:p>
    <w:p w14:paraId="244A8959"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
    <w:p w14:paraId="5A83EC54"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proofErr w:type="gramStart"/>
      <w:r w:rsidRPr="005F26D0">
        <w:rPr>
          <w:rFonts w:asciiTheme="majorHAnsi" w:hAnsiTheme="majorHAnsi"/>
          <w:sz w:val="28"/>
          <w:szCs w:val="28"/>
        </w:rPr>
        <w:t>charauth</w:t>
      </w:r>
      <w:proofErr w:type="spellEnd"/>
      <w:r w:rsidRPr="005F26D0">
        <w:rPr>
          <w:rFonts w:asciiTheme="majorHAnsi" w:hAnsiTheme="majorHAnsi"/>
          <w:sz w:val="28"/>
          <w:szCs w:val="28"/>
        </w:rPr>
        <w:t>[</w:t>
      </w:r>
      <w:proofErr w:type="gramEnd"/>
      <w:r w:rsidRPr="005F26D0">
        <w:rPr>
          <w:rFonts w:asciiTheme="majorHAnsi" w:hAnsiTheme="majorHAnsi"/>
          <w:sz w:val="28"/>
          <w:szCs w:val="28"/>
        </w:rPr>
        <w:t>] = "</w:t>
      </w:r>
      <w:proofErr w:type="spellStart"/>
      <w:r w:rsidRPr="005F26D0">
        <w:rPr>
          <w:rFonts w:asciiTheme="majorHAnsi" w:hAnsiTheme="majorHAnsi"/>
          <w:sz w:val="28"/>
          <w:szCs w:val="28"/>
        </w:rPr>
        <w:t>YourAuthToken</w:t>
      </w:r>
      <w:proofErr w:type="spellEnd"/>
      <w:r w:rsidRPr="005F26D0">
        <w:rPr>
          <w:rFonts w:asciiTheme="majorHAnsi" w:hAnsiTheme="majorHAnsi"/>
          <w:sz w:val="28"/>
          <w:szCs w:val="28"/>
        </w:rPr>
        <w:t>"; // Put your token here</w:t>
      </w:r>
    </w:p>
    <w:p w14:paraId="120E39EB"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
    <w:p w14:paraId="46D0B953"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r w:rsidRPr="005F26D0">
        <w:rPr>
          <w:rFonts w:asciiTheme="majorHAnsi" w:hAnsiTheme="majorHAnsi"/>
          <w:sz w:val="28"/>
          <w:szCs w:val="28"/>
        </w:rPr>
        <w:t>BlynkTimer</w:t>
      </w:r>
      <w:proofErr w:type="spellEnd"/>
      <w:r w:rsidRPr="005F26D0">
        <w:rPr>
          <w:rFonts w:asciiTheme="majorHAnsi" w:hAnsiTheme="majorHAnsi"/>
          <w:sz w:val="28"/>
          <w:szCs w:val="28"/>
        </w:rPr>
        <w:t xml:space="preserve"> timer; // Create a Timer object called "timer"! </w:t>
      </w:r>
    </w:p>
    <w:p w14:paraId="50626D88"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
    <w:p w14:paraId="6B10E613"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 xml:space="preserve">void </w:t>
      </w:r>
      <w:proofErr w:type="gramStart"/>
      <w:r w:rsidRPr="005F26D0">
        <w:rPr>
          <w:rFonts w:asciiTheme="majorHAnsi" w:hAnsiTheme="majorHAnsi"/>
          <w:sz w:val="28"/>
          <w:szCs w:val="28"/>
        </w:rPr>
        <w:t>setup(</w:t>
      </w:r>
      <w:proofErr w:type="gramEnd"/>
      <w:r w:rsidRPr="005F26D0">
        <w:rPr>
          <w:rFonts w:asciiTheme="majorHAnsi" w:hAnsiTheme="majorHAnsi"/>
          <w:sz w:val="28"/>
          <w:szCs w:val="28"/>
        </w:rPr>
        <w:t>)</w:t>
      </w:r>
    </w:p>
    <w:p w14:paraId="025767C8"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w:t>
      </w:r>
    </w:p>
    <w:p w14:paraId="6E352750"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r w:rsidRPr="005F26D0">
        <w:rPr>
          <w:rFonts w:asciiTheme="majorHAnsi" w:hAnsiTheme="majorHAnsi"/>
          <w:sz w:val="28"/>
          <w:szCs w:val="28"/>
        </w:rPr>
        <w:lastRenderedPageBreak/>
        <w:t>Serial.begin</w:t>
      </w:r>
      <w:proofErr w:type="spellEnd"/>
      <w:r w:rsidRPr="005F26D0">
        <w:rPr>
          <w:rFonts w:asciiTheme="majorHAnsi" w:hAnsiTheme="majorHAnsi"/>
          <w:sz w:val="28"/>
          <w:szCs w:val="28"/>
        </w:rPr>
        <w:t>(9600);</w:t>
      </w:r>
    </w:p>
    <w:p w14:paraId="08322918"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r w:rsidRPr="005F26D0">
        <w:rPr>
          <w:rFonts w:asciiTheme="majorHAnsi" w:hAnsiTheme="majorHAnsi"/>
          <w:sz w:val="28"/>
          <w:szCs w:val="28"/>
        </w:rPr>
        <w:t>Blynk.begin</w:t>
      </w:r>
      <w:proofErr w:type="spellEnd"/>
      <w:r w:rsidRPr="005F26D0">
        <w:rPr>
          <w:rFonts w:asciiTheme="majorHAnsi" w:hAnsiTheme="majorHAnsi"/>
          <w:sz w:val="28"/>
          <w:szCs w:val="28"/>
        </w:rPr>
        <w:t>(auth);</w:t>
      </w:r>
    </w:p>
    <w:p w14:paraId="075F4009"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
    <w:p w14:paraId="6C28433A"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proofErr w:type="gramStart"/>
      <w:r w:rsidRPr="005F26D0">
        <w:rPr>
          <w:rFonts w:asciiTheme="majorHAnsi" w:hAnsiTheme="majorHAnsi"/>
          <w:sz w:val="28"/>
          <w:szCs w:val="28"/>
        </w:rPr>
        <w:t>timer.setInterval</w:t>
      </w:r>
      <w:proofErr w:type="spellEnd"/>
      <w:proofErr w:type="gramEnd"/>
      <w:r w:rsidRPr="005F26D0">
        <w:rPr>
          <w:rFonts w:asciiTheme="majorHAnsi" w:hAnsiTheme="majorHAnsi"/>
          <w:sz w:val="28"/>
          <w:szCs w:val="28"/>
        </w:rPr>
        <w:t xml:space="preserve">(1000L, </w:t>
      </w:r>
      <w:proofErr w:type="spellStart"/>
      <w:r w:rsidRPr="005F26D0">
        <w:rPr>
          <w:rFonts w:asciiTheme="majorHAnsi" w:hAnsiTheme="majorHAnsi"/>
          <w:sz w:val="28"/>
          <w:szCs w:val="28"/>
        </w:rPr>
        <w:t>sendUptime</w:t>
      </w:r>
      <w:proofErr w:type="spellEnd"/>
      <w:r w:rsidRPr="005F26D0">
        <w:rPr>
          <w:rFonts w:asciiTheme="majorHAnsi" w:hAnsiTheme="majorHAnsi"/>
          <w:sz w:val="28"/>
          <w:szCs w:val="28"/>
        </w:rPr>
        <w:t xml:space="preserve">); //  Here you set interval (1sec) and which function to call </w:t>
      </w:r>
    </w:p>
    <w:p w14:paraId="5FA7FD7B"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w:t>
      </w:r>
    </w:p>
    <w:p w14:paraId="4AB449CD"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
    <w:p w14:paraId="01800974"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proofErr w:type="gramStart"/>
      <w:r w:rsidRPr="005F26D0">
        <w:rPr>
          <w:rFonts w:asciiTheme="majorHAnsi" w:hAnsiTheme="majorHAnsi"/>
          <w:sz w:val="28"/>
          <w:szCs w:val="28"/>
        </w:rPr>
        <w:t>voidsendUptime</w:t>
      </w:r>
      <w:proofErr w:type="spellEnd"/>
      <w:r w:rsidRPr="005F26D0">
        <w:rPr>
          <w:rFonts w:asciiTheme="majorHAnsi" w:hAnsiTheme="majorHAnsi"/>
          <w:sz w:val="28"/>
          <w:szCs w:val="28"/>
        </w:rPr>
        <w:t>(</w:t>
      </w:r>
      <w:proofErr w:type="gramEnd"/>
      <w:r w:rsidRPr="005F26D0">
        <w:rPr>
          <w:rFonts w:asciiTheme="majorHAnsi" w:hAnsiTheme="majorHAnsi"/>
          <w:sz w:val="28"/>
          <w:szCs w:val="28"/>
        </w:rPr>
        <w:t>)</w:t>
      </w:r>
    </w:p>
    <w:p w14:paraId="27F761A9"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w:t>
      </w:r>
    </w:p>
    <w:p w14:paraId="586A64EA"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 xml:space="preserve">  // This function sends Arduino up time every 1 second to Virtual Pin (V5)</w:t>
      </w:r>
    </w:p>
    <w:p w14:paraId="04AE4628"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 xml:space="preserve">  // In the app, Widget's reading frequency should be set to PUSH</w:t>
      </w:r>
    </w:p>
    <w:p w14:paraId="2CC61FEF"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 xml:space="preserve">  // You can send anything with any interval using this construction</w:t>
      </w:r>
    </w:p>
    <w:p w14:paraId="47C3DE87"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 xml:space="preserve">  // Don't send more </w:t>
      </w:r>
      <w:proofErr w:type="spellStart"/>
      <w:r w:rsidRPr="005F26D0">
        <w:rPr>
          <w:rFonts w:asciiTheme="majorHAnsi" w:hAnsiTheme="majorHAnsi"/>
          <w:sz w:val="28"/>
          <w:szCs w:val="28"/>
        </w:rPr>
        <w:t>that</w:t>
      </w:r>
      <w:proofErr w:type="spellEnd"/>
      <w:r w:rsidRPr="005F26D0">
        <w:rPr>
          <w:rFonts w:asciiTheme="majorHAnsi" w:hAnsiTheme="majorHAnsi"/>
          <w:sz w:val="28"/>
          <w:szCs w:val="28"/>
        </w:rPr>
        <w:t xml:space="preserve"> 10 values per second</w:t>
      </w:r>
    </w:p>
    <w:p w14:paraId="403CBE8E"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
    <w:p w14:paraId="75671B6F"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r w:rsidRPr="005F26D0">
        <w:rPr>
          <w:rFonts w:asciiTheme="majorHAnsi" w:hAnsiTheme="majorHAnsi"/>
          <w:sz w:val="28"/>
          <w:szCs w:val="28"/>
        </w:rPr>
        <w:t>Blynk.virtualWrite</w:t>
      </w:r>
      <w:proofErr w:type="spellEnd"/>
      <w:r w:rsidRPr="005F26D0">
        <w:rPr>
          <w:rFonts w:asciiTheme="majorHAnsi" w:hAnsiTheme="majorHAnsi"/>
          <w:sz w:val="28"/>
          <w:szCs w:val="28"/>
        </w:rPr>
        <w:t xml:space="preserve">(V5, </w:t>
      </w:r>
      <w:proofErr w:type="spellStart"/>
      <w:proofErr w:type="gramStart"/>
      <w:r w:rsidRPr="005F26D0">
        <w:rPr>
          <w:rFonts w:asciiTheme="majorHAnsi" w:hAnsiTheme="majorHAnsi"/>
          <w:sz w:val="28"/>
          <w:szCs w:val="28"/>
        </w:rPr>
        <w:t>millis</w:t>
      </w:r>
      <w:proofErr w:type="spellEnd"/>
      <w:r w:rsidRPr="005F26D0">
        <w:rPr>
          <w:rFonts w:asciiTheme="majorHAnsi" w:hAnsiTheme="majorHAnsi"/>
          <w:sz w:val="28"/>
          <w:szCs w:val="28"/>
        </w:rPr>
        <w:t>(</w:t>
      </w:r>
      <w:proofErr w:type="gramEnd"/>
      <w:r w:rsidRPr="005F26D0">
        <w:rPr>
          <w:rFonts w:asciiTheme="majorHAnsi" w:hAnsiTheme="majorHAnsi"/>
          <w:sz w:val="28"/>
          <w:szCs w:val="28"/>
        </w:rPr>
        <w:t>) / 1000);</w:t>
      </w:r>
    </w:p>
    <w:p w14:paraId="0F9466F7"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w:t>
      </w:r>
    </w:p>
    <w:p w14:paraId="4B3ECC19"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
    <w:p w14:paraId="4328C807"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 xml:space="preserve">void </w:t>
      </w:r>
      <w:proofErr w:type="gramStart"/>
      <w:r w:rsidRPr="005F26D0">
        <w:rPr>
          <w:rFonts w:asciiTheme="majorHAnsi" w:hAnsiTheme="majorHAnsi"/>
          <w:sz w:val="28"/>
          <w:szCs w:val="28"/>
        </w:rPr>
        <w:t>loop(</w:t>
      </w:r>
      <w:proofErr w:type="gramEnd"/>
      <w:r w:rsidRPr="005F26D0">
        <w:rPr>
          <w:rFonts w:asciiTheme="majorHAnsi" w:hAnsiTheme="majorHAnsi"/>
          <w:sz w:val="28"/>
          <w:szCs w:val="28"/>
        </w:rPr>
        <w:t>)</w:t>
      </w:r>
    </w:p>
    <w:p w14:paraId="0E8E926E"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w:t>
      </w:r>
    </w:p>
    <w:p w14:paraId="0E94504B"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proofErr w:type="gramStart"/>
      <w:r w:rsidRPr="005F26D0">
        <w:rPr>
          <w:rFonts w:asciiTheme="majorHAnsi" w:hAnsiTheme="majorHAnsi"/>
          <w:sz w:val="28"/>
          <w:szCs w:val="28"/>
        </w:rPr>
        <w:t>Blynk.run</w:t>
      </w:r>
      <w:proofErr w:type="spellEnd"/>
      <w:r w:rsidRPr="005F26D0">
        <w:rPr>
          <w:rFonts w:asciiTheme="majorHAnsi" w:hAnsiTheme="majorHAnsi"/>
          <w:sz w:val="28"/>
          <w:szCs w:val="28"/>
        </w:rPr>
        <w:t>(</w:t>
      </w:r>
      <w:proofErr w:type="gramEnd"/>
      <w:r w:rsidRPr="005F26D0">
        <w:rPr>
          <w:rFonts w:asciiTheme="majorHAnsi" w:hAnsiTheme="majorHAnsi"/>
          <w:sz w:val="28"/>
          <w:szCs w:val="28"/>
        </w:rPr>
        <w:t>); // all the Blynk magic happens here</w:t>
      </w:r>
    </w:p>
    <w:p w14:paraId="6AD907EA" w14:textId="77777777" w:rsidR="00F344D3" w:rsidRPr="005F26D0"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proofErr w:type="spellStart"/>
      <w:proofErr w:type="gramStart"/>
      <w:r w:rsidRPr="005F26D0">
        <w:rPr>
          <w:rFonts w:asciiTheme="majorHAnsi" w:hAnsiTheme="majorHAnsi"/>
          <w:sz w:val="28"/>
          <w:szCs w:val="28"/>
        </w:rPr>
        <w:lastRenderedPageBreak/>
        <w:t>timer.run</w:t>
      </w:r>
      <w:proofErr w:type="spellEnd"/>
      <w:r w:rsidRPr="005F26D0">
        <w:rPr>
          <w:rFonts w:asciiTheme="majorHAnsi" w:hAnsiTheme="majorHAnsi"/>
          <w:sz w:val="28"/>
          <w:szCs w:val="28"/>
        </w:rPr>
        <w:t>(</w:t>
      </w:r>
      <w:proofErr w:type="gramEnd"/>
      <w:r w:rsidRPr="005F26D0">
        <w:rPr>
          <w:rFonts w:asciiTheme="majorHAnsi" w:hAnsiTheme="majorHAnsi"/>
          <w:sz w:val="28"/>
          <w:szCs w:val="28"/>
        </w:rPr>
        <w:t xml:space="preserve">); // </w:t>
      </w:r>
      <w:proofErr w:type="spellStart"/>
      <w:r w:rsidRPr="005F26D0">
        <w:rPr>
          <w:rFonts w:asciiTheme="majorHAnsi" w:hAnsiTheme="majorHAnsi"/>
          <w:sz w:val="28"/>
          <w:szCs w:val="28"/>
        </w:rPr>
        <w:t>BlynkTimer</w:t>
      </w:r>
      <w:proofErr w:type="spellEnd"/>
      <w:r w:rsidRPr="005F26D0">
        <w:rPr>
          <w:rFonts w:asciiTheme="majorHAnsi" w:hAnsiTheme="majorHAnsi"/>
          <w:sz w:val="28"/>
          <w:szCs w:val="28"/>
        </w:rPr>
        <w:t xml:space="preserve"> is working...</w:t>
      </w:r>
    </w:p>
    <w:p w14:paraId="23117E77" w14:textId="77777777" w:rsidR="00F344D3" w:rsidRDefault="00F344D3" w:rsidP="00F3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ajorHAnsi" w:hAnsiTheme="majorHAnsi"/>
          <w:sz w:val="28"/>
          <w:szCs w:val="28"/>
        </w:rPr>
      </w:pPr>
      <w:r w:rsidRPr="005F26D0">
        <w:rPr>
          <w:rFonts w:asciiTheme="majorHAnsi" w:hAnsiTheme="majorHAnsi"/>
          <w:sz w:val="28"/>
          <w:szCs w:val="28"/>
        </w:rPr>
        <w:t>}</w:t>
      </w:r>
    </w:p>
    <w:p w14:paraId="712D68C7" w14:textId="77777777" w:rsidR="00A80D7C" w:rsidRDefault="00A80D7C" w:rsidP="001E5520">
      <w:pPr>
        <w:autoSpaceDE w:val="0"/>
        <w:autoSpaceDN w:val="0"/>
        <w:adjustRightInd w:val="0"/>
        <w:spacing w:after="0" w:line="360" w:lineRule="auto"/>
        <w:jc w:val="both"/>
        <w:rPr>
          <w:rFonts w:ascii="Times New Roman" w:hAnsi="Times New Roman" w:cs="Times New Roman"/>
          <w:sz w:val="28"/>
          <w:szCs w:val="28"/>
        </w:rPr>
      </w:pPr>
    </w:p>
    <w:p w14:paraId="76199A6B" w14:textId="77777777" w:rsidR="00A80D7C" w:rsidRDefault="00A80D7C" w:rsidP="001E5520">
      <w:pPr>
        <w:autoSpaceDE w:val="0"/>
        <w:autoSpaceDN w:val="0"/>
        <w:adjustRightInd w:val="0"/>
        <w:spacing w:after="0" w:line="360" w:lineRule="auto"/>
        <w:jc w:val="both"/>
        <w:rPr>
          <w:rFonts w:ascii="Times New Roman" w:hAnsi="Times New Roman" w:cs="Times New Roman"/>
          <w:sz w:val="28"/>
          <w:szCs w:val="28"/>
        </w:rPr>
      </w:pPr>
    </w:p>
    <w:p w14:paraId="4F45EC16" w14:textId="77777777" w:rsidR="00A80D7C" w:rsidRPr="001E5520" w:rsidRDefault="00A80D7C" w:rsidP="001E5520">
      <w:pPr>
        <w:autoSpaceDE w:val="0"/>
        <w:autoSpaceDN w:val="0"/>
        <w:adjustRightInd w:val="0"/>
        <w:spacing w:after="0" w:line="360" w:lineRule="auto"/>
        <w:jc w:val="both"/>
        <w:rPr>
          <w:rFonts w:ascii="Times New Roman" w:hAnsi="Times New Roman" w:cs="Times New Roman"/>
          <w:sz w:val="28"/>
          <w:szCs w:val="28"/>
        </w:rPr>
      </w:pPr>
    </w:p>
    <w:p w14:paraId="487EF384" w14:textId="77777777" w:rsidR="00343220" w:rsidRDefault="00343220" w:rsidP="00A80D7C">
      <w:pPr>
        <w:autoSpaceDE w:val="0"/>
        <w:autoSpaceDN w:val="0"/>
        <w:adjustRightInd w:val="0"/>
        <w:spacing w:after="0" w:line="240" w:lineRule="auto"/>
        <w:jc w:val="center"/>
        <w:rPr>
          <w:rFonts w:ascii="Times New Roman" w:hAnsi="Times New Roman" w:cs="Times New Roman"/>
          <w:b/>
          <w:sz w:val="28"/>
          <w:szCs w:val="28"/>
        </w:rPr>
      </w:pPr>
    </w:p>
    <w:p w14:paraId="4950DB88" w14:textId="77777777" w:rsidR="00343220" w:rsidRDefault="00343220" w:rsidP="00A80D7C">
      <w:pPr>
        <w:autoSpaceDE w:val="0"/>
        <w:autoSpaceDN w:val="0"/>
        <w:adjustRightInd w:val="0"/>
        <w:spacing w:after="0" w:line="240" w:lineRule="auto"/>
        <w:jc w:val="center"/>
        <w:rPr>
          <w:rFonts w:ascii="Times New Roman" w:hAnsi="Times New Roman" w:cs="Times New Roman"/>
          <w:b/>
          <w:sz w:val="28"/>
          <w:szCs w:val="28"/>
        </w:rPr>
      </w:pPr>
    </w:p>
    <w:p w14:paraId="3E02BC4F" w14:textId="77777777" w:rsidR="00343220" w:rsidRDefault="00343220" w:rsidP="00A80D7C">
      <w:pPr>
        <w:autoSpaceDE w:val="0"/>
        <w:autoSpaceDN w:val="0"/>
        <w:adjustRightInd w:val="0"/>
        <w:spacing w:after="0" w:line="240" w:lineRule="auto"/>
        <w:jc w:val="center"/>
        <w:rPr>
          <w:rFonts w:ascii="Times New Roman" w:hAnsi="Times New Roman" w:cs="Times New Roman"/>
          <w:b/>
          <w:sz w:val="28"/>
          <w:szCs w:val="28"/>
        </w:rPr>
      </w:pPr>
    </w:p>
    <w:p w14:paraId="09FEFC9E" w14:textId="77777777" w:rsidR="00343220" w:rsidRDefault="00343220" w:rsidP="00A80D7C">
      <w:pPr>
        <w:autoSpaceDE w:val="0"/>
        <w:autoSpaceDN w:val="0"/>
        <w:adjustRightInd w:val="0"/>
        <w:spacing w:after="0" w:line="240" w:lineRule="auto"/>
        <w:jc w:val="center"/>
        <w:rPr>
          <w:rFonts w:ascii="Times New Roman" w:hAnsi="Times New Roman" w:cs="Times New Roman"/>
          <w:b/>
          <w:sz w:val="28"/>
          <w:szCs w:val="28"/>
        </w:rPr>
      </w:pPr>
    </w:p>
    <w:p w14:paraId="162DEBAE" w14:textId="77777777" w:rsidR="00343220" w:rsidRDefault="00343220" w:rsidP="00A80D7C">
      <w:pPr>
        <w:autoSpaceDE w:val="0"/>
        <w:autoSpaceDN w:val="0"/>
        <w:adjustRightInd w:val="0"/>
        <w:spacing w:after="0" w:line="240" w:lineRule="auto"/>
        <w:jc w:val="center"/>
        <w:rPr>
          <w:rFonts w:ascii="Times New Roman" w:hAnsi="Times New Roman" w:cs="Times New Roman"/>
          <w:b/>
          <w:sz w:val="28"/>
          <w:szCs w:val="28"/>
        </w:rPr>
      </w:pPr>
    </w:p>
    <w:p w14:paraId="7AB7211D" w14:textId="77777777" w:rsidR="00A80D7C" w:rsidRDefault="00A80D7C" w:rsidP="00343220">
      <w:pPr>
        <w:autoSpaceDE w:val="0"/>
        <w:autoSpaceDN w:val="0"/>
        <w:adjustRightInd w:val="0"/>
        <w:spacing w:after="0" w:line="360" w:lineRule="auto"/>
        <w:jc w:val="center"/>
        <w:rPr>
          <w:rFonts w:ascii="Times New Roman" w:hAnsi="Times New Roman" w:cs="Times New Roman"/>
          <w:b/>
          <w:sz w:val="28"/>
          <w:szCs w:val="28"/>
        </w:rPr>
      </w:pPr>
      <w:bookmarkStart w:id="11" w:name="_Hlk137798957"/>
      <w:r w:rsidRPr="00A80D7C">
        <w:rPr>
          <w:rFonts w:ascii="Times New Roman" w:hAnsi="Times New Roman" w:cs="Times New Roman"/>
          <w:b/>
          <w:sz w:val="28"/>
          <w:szCs w:val="28"/>
        </w:rPr>
        <w:t>CONCLUSION</w:t>
      </w:r>
    </w:p>
    <w:p w14:paraId="5E7E4A7F" w14:textId="77777777" w:rsidR="00343220" w:rsidRPr="00A80D7C" w:rsidRDefault="00343220" w:rsidP="00343220">
      <w:pPr>
        <w:autoSpaceDE w:val="0"/>
        <w:autoSpaceDN w:val="0"/>
        <w:adjustRightInd w:val="0"/>
        <w:spacing w:after="0" w:line="360" w:lineRule="auto"/>
        <w:jc w:val="both"/>
        <w:rPr>
          <w:rFonts w:ascii="Times New Roman" w:hAnsi="Times New Roman" w:cs="Times New Roman"/>
          <w:b/>
          <w:sz w:val="28"/>
          <w:szCs w:val="28"/>
        </w:rPr>
      </w:pPr>
    </w:p>
    <w:p w14:paraId="2DFCD8CF" w14:textId="77777777" w:rsidR="001E5520" w:rsidRDefault="00A80D7C" w:rsidP="00343220">
      <w:pPr>
        <w:autoSpaceDE w:val="0"/>
        <w:autoSpaceDN w:val="0"/>
        <w:adjustRightInd w:val="0"/>
        <w:spacing w:after="0" w:line="360" w:lineRule="auto"/>
        <w:jc w:val="both"/>
        <w:rPr>
          <w:rFonts w:ascii="Times New Roman" w:hAnsi="Times New Roman" w:cs="Times New Roman"/>
          <w:sz w:val="28"/>
          <w:szCs w:val="28"/>
        </w:rPr>
      </w:pPr>
      <w:r w:rsidRPr="00A80D7C">
        <w:rPr>
          <w:rFonts w:ascii="Times New Roman" w:hAnsi="Times New Roman" w:cs="Times New Roman"/>
          <w:sz w:val="28"/>
          <w:szCs w:val="28"/>
        </w:rPr>
        <w:t xml:space="preserve">Our project Accident Prevention by Eye Blinking Sensor </w:t>
      </w:r>
      <w:r w:rsidR="00343220" w:rsidRPr="00A80D7C">
        <w:rPr>
          <w:rFonts w:ascii="Times New Roman" w:hAnsi="Times New Roman" w:cs="Times New Roman"/>
          <w:sz w:val="28"/>
          <w:szCs w:val="28"/>
        </w:rPr>
        <w:t>and Alcohol</w:t>
      </w:r>
      <w:r w:rsidRPr="00A80D7C">
        <w:rPr>
          <w:rFonts w:ascii="Times New Roman" w:hAnsi="Times New Roman" w:cs="Times New Roman"/>
          <w:sz w:val="28"/>
          <w:szCs w:val="28"/>
        </w:rPr>
        <w:t xml:space="preserve"> Detector was implemented successfully. This device provides much advanced facilities in now a </w:t>
      </w:r>
      <w:r w:rsidR="00343220" w:rsidRPr="00A80D7C">
        <w:rPr>
          <w:rFonts w:ascii="Times New Roman" w:hAnsi="Times New Roman" w:cs="Times New Roman"/>
          <w:sz w:val="28"/>
          <w:szCs w:val="28"/>
        </w:rPr>
        <w:t>day’s</w:t>
      </w:r>
      <w:r w:rsidRPr="00A80D7C">
        <w:rPr>
          <w:rFonts w:ascii="Times New Roman" w:hAnsi="Times New Roman" w:cs="Times New Roman"/>
          <w:sz w:val="28"/>
          <w:szCs w:val="28"/>
        </w:rPr>
        <w:t xml:space="preserve"> life as it can be easily implemented in vehicles. Thus we can reduce alcohol and drowsy related road accidents and hence these kinds of detectors</w:t>
      </w:r>
      <w:r>
        <w:rPr>
          <w:rFonts w:ascii="Times New Roman" w:hAnsi="Times New Roman" w:cs="Times New Roman"/>
          <w:sz w:val="28"/>
          <w:szCs w:val="28"/>
        </w:rPr>
        <w:t xml:space="preserve"> </w:t>
      </w:r>
      <w:r w:rsidRPr="00A80D7C">
        <w:rPr>
          <w:rFonts w:ascii="Times New Roman" w:hAnsi="Times New Roman" w:cs="Times New Roman"/>
          <w:sz w:val="28"/>
          <w:szCs w:val="28"/>
        </w:rPr>
        <w:t xml:space="preserve">have a great relevance. It can also be used in schools, colleges, offices and some public places such as hospitals, libraries </w:t>
      </w:r>
      <w:proofErr w:type="spellStart"/>
      <w:r w:rsidRPr="00A80D7C">
        <w:rPr>
          <w:rFonts w:ascii="Times New Roman" w:hAnsi="Times New Roman" w:cs="Times New Roman"/>
          <w:sz w:val="28"/>
          <w:szCs w:val="28"/>
        </w:rPr>
        <w:t>etc.Through</w:t>
      </w:r>
      <w:proofErr w:type="spellEnd"/>
      <w:r w:rsidRPr="00A80D7C">
        <w:rPr>
          <w:rFonts w:ascii="Times New Roman" w:hAnsi="Times New Roman" w:cs="Times New Roman"/>
          <w:sz w:val="28"/>
          <w:szCs w:val="28"/>
        </w:rPr>
        <w:t xml:space="preserve"> this project we present hardware programming of microcontroller to facilitate as alcohol sensor, eye blinking sensor</w:t>
      </w:r>
      <w:r w:rsidR="00343220">
        <w:rPr>
          <w:rFonts w:ascii="Times New Roman" w:hAnsi="Times New Roman" w:cs="Times New Roman"/>
          <w:sz w:val="28"/>
          <w:szCs w:val="28"/>
        </w:rPr>
        <w:t>.</w:t>
      </w:r>
    </w:p>
    <w:p w14:paraId="58163B8A" w14:textId="77777777" w:rsidR="00A80D7C" w:rsidRDefault="00A80D7C" w:rsidP="00343220">
      <w:pPr>
        <w:autoSpaceDE w:val="0"/>
        <w:autoSpaceDN w:val="0"/>
        <w:adjustRightInd w:val="0"/>
        <w:spacing w:after="0" w:line="360" w:lineRule="auto"/>
        <w:jc w:val="both"/>
        <w:rPr>
          <w:rFonts w:ascii="Times New Roman" w:hAnsi="Times New Roman" w:cs="Times New Roman"/>
          <w:sz w:val="28"/>
          <w:szCs w:val="28"/>
        </w:rPr>
      </w:pPr>
    </w:p>
    <w:p w14:paraId="67F6FBC4" w14:textId="77777777" w:rsidR="00A80D7C" w:rsidRDefault="00A80D7C" w:rsidP="00A80D7C">
      <w:pPr>
        <w:autoSpaceDE w:val="0"/>
        <w:autoSpaceDN w:val="0"/>
        <w:adjustRightInd w:val="0"/>
        <w:spacing w:after="0" w:line="360" w:lineRule="auto"/>
        <w:jc w:val="both"/>
        <w:rPr>
          <w:rFonts w:ascii="Times New Roman" w:hAnsi="Times New Roman" w:cs="Times New Roman"/>
          <w:sz w:val="28"/>
          <w:szCs w:val="28"/>
        </w:rPr>
      </w:pPr>
    </w:p>
    <w:p w14:paraId="092577DB" w14:textId="77777777" w:rsidR="00A80D7C" w:rsidRDefault="00A80D7C" w:rsidP="00A80D7C">
      <w:pPr>
        <w:autoSpaceDE w:val="0"/>
        <w:autoSpaceDN w:val="0"/>
        <w:adjustRightInd w:val="0"/>
        <w:spacing w:after="0" w:line="360" w:lineRule="auto"/>
        <w:jc w:val="both"/>
        <w:rPr>
          <w:rFonts w:ascii="Times New Roman" w:hAnsi="Times New Roman" w:cs="Times New Roman"/>
          <w:sz w:val="28"/>
          <w:szCs w:val="28"/>
        </w:rPr>
      </w:pPr>
    </w:p>
    <w:p w14:paraId="7D73C460"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b/>
          <w:bCs/>
          <w:color w:val="000000"/>
          <w:sz w:val="28"/>
          <w:szCs w:val="28"/>
        </w:rPr>
        <w:t xml:space="preserve"> REFERENCES: </w:t>
      </w:r>
    </w:p>
    <w:p w14:paraId="5D41A370"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color w:val="000000"/>
          <w:sz w:val="28"/>
          <w:szCs w:val="28"/>
        </w:rPr>
        <w:t xml:space="preserve">[1] Ueno H., Kanda, M. and </w:t>
      </w:r>
      <w:proofErr w:type="spellStart"/>
      <w:r w:rsidRPr="00A80D7C">
        <w:rPr>
          <w:rFonts w:ascii="Times New Roman" w:hAnsi="Times New Roman" w:cs="Times New Roman"/>
          <w:color w:val="000000"/>
          <w:sz w:val="28"/>
          <w:szCs w:val="28"/>
        </w:rPr>
        <w:t>Tsukino</w:t>
      </w:r>
      <w:proofErr w:type="spellEnd"/>
      <w:r w:rsidRPr="00A80D7C">
        <w:rPr>
          <w:rFonts w:ascii="Times New Roman" w:hAnsi="Times New Roman" w:cs="Times New Roman"/>
          <w:color w:val="000000"/>
          <w:sz w:val="28"/>
          <w:szCs w:val="28"/>
        </w:rPr>
        <w:t xml:space="preserve">, M. “Development of Drowsiness Detection System”, IEEE Vehicle Navigation and Information Systems Conference </w:t>
      </w:r>
      <w:proofErr w:type="gramStart"/>
      <w:r w:rsidRPr="00A80D7C">
        <w:rPr>
          <w:rFonts w:ascii="Times New Roman" w:hAnsi="Times New Roman" w:cs="Times New Roman"/>
          <w:color w:val="000000"/>
          <w:sz w:val="28"/>
          <w:szCs w:val="28"/>
        </w:rPr>
        <w:t>Proceedings,(</w:t>
      </w:r>
      <w:proofErr w:type="gramEnd"/>
      <w:r w:rsidRPr="00A80D7C">
        <w:rPr>
          <w:rFonts w:ascii="Times New Roman" w:hAnsi="Times New Roman" w:cs="Times New Roman"/>
          <w:color w:val="000000"/>
          <w:sz w:val="28"/>
          <w:szCs w:val="28"/>
        </w:rPr>
        <w:t xml:space="preserve">1994), ppA1-3,15-20. </w:t>
      </w:r>
    </w:p>
    <w:p w14:paraId="3A27F699"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color w:val="000000"/>
          <w:sz w:val="28"/>
          <w:szCs w:val="28"/>
        </w:rPr>
        <w:t xml:space="preserve">[2] Sean Enright, Electronics Engineering Student, 506-650-3611, May 26-2011, Alcohol Gas Detector “Breathalyzer”. </w:t>
      </w:r>
    </w:p>
    <w:p w14:paraId="2A2C2F8A"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color w:val="000000"/>
          <w:sz w:val="28"/>
          <w:szCs w:val="28"/>
        </w:rPr>
        <w:lastRenderedPageBreak/>
        <w:t xml:space="preserve">[3] </w:t>
      </w:r>
      <w:proofErr w:type="spellStart"/>
      <w:r w:rsidRPr="00A80D7C">
        <w:rPr>
          <w:rFonts w:ascii="Times New Roman" w:hAnsi="Times New Roman" w:cs="Times New Roman"/>
          <w:color w:val="000000"/>
          <w:sz w:val="28"/>
          <w:szCs w:val="28"/>
        </w:rPr>
        <w:t>Weirwille</w:t>
      </w:r>
      <w:proofErr w:type="spellEnd"/>
      <w:r w:rsidRPr="00A80D7C">
        <w:rPr>
          <w:rFonts w:ascii="Times New Roman" w:hAnsi="Times New Roman" w:cs="Times New Roman"/>
          <w:color w:val="000000"/>
          <w:sz w:val="28"/>
          <w:szCs w:val="28"/>
        </w:rPr>
        <w:t xml:space="preserve">, W.W. (1994). “Overview of Research on Driver Drowsiness Definition and Driver Drowsiness Detection,” 14th International Technical Conference on Enhanced Safety of Vehicles, pp23-26. </w:t>
      </w:r>
    </w:p>
    <w:bookmarkEnd w:id="11"/>
    <w:p w14:paraId="7C288072"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color w:val="000000"/>
          <w:sz w:val="28"/>
          <w:szCs w:val="28"/>
        </w:rPr>
        <w:t xml:space="preserve">[4] Arpit Agarwal, “Driver Drowsiness Detection System”, portfolio of projects on human computer interaction, December,2010. </w:t>
      </w:r>
    </w:p>
    <w:p w14:paraId="38D481E9"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color w:val="000000"/>
          <w:sz w:val="28"/>
          <w:szCs w:val="28"/>
        </w:rPr>
        <w:t xml:space="preserve">[5] Paul Stephen Rau, National Highway Traffic Safety Administration, United States, Paper Number05-0192 Drowsy Driver Detection and Warning System for Commercial Vehicle Drivers: Field Operational Warning System for Commercial Vehicle Drivers: Field Operational Test Design, Data Analyses and progress. </w:t>
      </w:r>
    </w:p>
    <w:p w14:paraId="4B88A215"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color w:val="000000"/>
          <w:sz w:val="28"/>
          <w:szCs w:val="28"/>
        </w:rPr>
        <w:t xml:space="preserve">[6] Mallis, M.M., et al., Bio Behavioral Responses to Drowsy Driving Alarms and Alerting Stimuli, DOT HS 809 202,February 2000. </w:t>
      </w:r>
    </w:p>
    <w:p w14:paraId="53BEE2AF"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color w:val="000000"/>
          <w:sz w:val="28"/>
          <w:szCs w:val="28"/>
        </w:rPr>
      </w:pPr>
      <w:r w:rsidRPr="00A80D7C">
        <w:rPr>
          <w:rFonts w:ascii="Times New Roman" w:hAnsi="Times New Roman" w:cs="Times New Roman"/>
          <w:color w:val="000000"/>
          <w:sz w:val="28"/>
          <w:szCs w:val="28"/>
        </w:rPr>
        <w:t xml:space="preserve">[7] www.arduino.cc </w:t>
      </w:r>
    </w:p>
    <w:p w14:paraId="5D0B325B"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sz w:val="28"/>
          <w:szCs w:val="28"/>
        </w:rPr>
      </w:pPr>
      <w:r w:rsidRPr="00A80D7C">
        <w:rPr>
          <w:rFonts w:ascii="Times New Roman" w:hAnsi="Times New Roman" w:cs="Times New Roman"/>
          <w:color w:val="000000"/>
          <w:sz w:val="28"/>
          <w:szCs w:val="28"/>
        </w:rPr>
        <w:t xml:space="preserve">[8] Eriksson, M and </w:t>
      </w:r>
      <w:proofErr w:type="spellStart"/>
      <w:r w:rsidRPr="00A80D7C">
        <w:rPr>
          <w:rFonts w:ascii="Times New Roman" w:hAnsi="Times New Roman" w:cs="Times New Roman"/>
          <w:color w:val="000000"/>
          <w:sz w:val="28"/>
          <w:szCs w:val="28"/>
        </w:rPr>
        <w:t>Papanikolopoulos</w:t>
      </w:r>
      <w:proofErr w:type="spellEnd"/>
      <w:r w:rsidRPr="00A80D7C">
        <w:rPr>
          <w:rFonts w:ascii="Times New Roman" w:hAnsi="Times New Roman" w:cs="Times New Roman"/>
          <w:color w:val="000000"/>
          <w:sz w:val="28"/>
          <w:szCs w:val="28"/>
        </w:rPr>
        <w:t>, N.P, “Eye-tracking for Detection of Driver Fatigue”, IEEE Intelligent Transport System Proceedings, pp 314-319, September 2014.</w:t>
      </w:r>
    </w:p>
    <w:p w14:paraId="1197C4A6" w14:textId="77777777" w:rsidR="00A80D7C" w:rsidRPr="00A80D7C" w:rsidRDefault="00A80D7C" w:rsidP="00A80D7C">
      <w:pPr>
        <w:autoSpaceDE w:val="0"/>
        <w:autoSpaceDN w:val="0"/>
        <w:adjustRightInd w:val="0"/>
        <w:spacing w:after="0" w:line="360" w:lineRule="auto"/>
        <w:jc w:val="both"/>
        <w:rPr>
          <w:rFonts w:ascii="Times New Roman" w:hAnsi="Times New Roman" w:cs="Times New Roman"/>
          <w:sz w:val="28"/>
          <w:szCs w:val="28"/>
        </w:rPr>
      </w:pPr>
    </w:p>
    <w:sectPr w:rsidR="00A80D7C" w:rsidRPr="00A80D7C" w:rsidSect="008452D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6E9CA" w14:textId="77777777" w:rsidR="004A1A56" w:rsidRDefault="004A1A56" w:rsidP="000F67DB">
      <w:pPr>
        <w:spacing w:after="0" w:line="240" w:lineRule="auto"/>
      </w:pPr>
      <w:r>
        <w:separator/>
      </w:r>
    </w:p>
  </w:endnote>
  <w:endnote w:type="continuationSeparator" w:id="0">
    <w:p w14:paraId="73B23865" w14:textId="77777777" w:rsidR="004A1A56" w:rsidRDefault="004A1A56" w:rsidP="000F6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25C14" w14:textId="77777777" w:rsidR="004A1A56" w:rsidRDefault="004A1A56" w:rsidP="000F67DB">
      <w:pPr>
        <w:spacing w:after="0" w:line="240" w:lineRule="auto"/>
      </w:pPr>
      <w:r>
        <w:separator/>
      </w:r>
    </w:p>
  </w:footnote>
  <w:footnote w:type="continuationSeparator" w:id="0">
    <w:p w14:paraId="0B4183A3" w14:textId="77777777" w:rsidR="004A1A56" w:rsidRDefault="004A1A56" w:rsidP="000F67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2D8"/>
    <w:multiLevelType w:val="hybridMultilevel"/>
    <w:tmpl w:val="7CE6121C"/>
    <w:lvl w:ilvl="0" w:tplc="0F463E72">
      <w:numFmt w:val="bullet"/>
      <w:lvlText w:val=""/>
      <w:lvlJc w:val="left"/>
      <w:pPr>
        <w:ind w:left="820" w:hanging="360"/>
      </w:pPr>
      <w:rPr>
        <w:rFonts w:hint="default"/>
        <w:w w:val="100"/>
        <w:lang w:val="en-US" w:eastAsia="en-US" w:bidi="en-US"/>
      </w:rPr>
    </w:lvl>
    <w:lvl w:ilvl="1" w:tplc="0F4AF5CC">
      <w:numFmt w:val="bullet"/>
      <w:lvlText w:val="•"/>
      <w:lvlJc w:val="left"/>
      <w:pPr>
        <w:ind w:left="1698" w:hanging="360"/>
      </w:pPr>
      <w:rPr>
        <w:rFonts w:hint="default"/>
        <w:lang w:val="en-US" w:eastAsia="en-US" w:bidi="en-US"/>
      </w:rPr>
    </w:lvl>
    <w:lvl w:ilvl="2" w:tplc="2F6A8470">
      <w:numFmt w:val="bullet"/>
      <w:lvlText w:val="•"/>
      <w:lvlJc w:val="left"/>
      <w:pPr>
        <w:ind w:left="2576" w:hanging="360"/>
      </w:pPr>
      <w:rPr>
        <w:rFonts w:hint="default"/>
        <w:lang w:val="en-US" w:eastAsia="en-US" w:bidi="en-US"/>
      </w:rPr>
    </w:lvl>
    <w:lvl w:ilvl="3" w:tplc="542C93B4">
      <w:numFmt w:val="bullet"/>
      <w:lvlText w:val="•"/>
      <w:lvlJc w:val="left"/>
      <w:pPr>
        <w:ind w:left="3454" w:hanging="360"/>
      </w:pPr>
      <w:rPr>
        <w:rFonts w:hint="default"/>
        <w:lang w:val="en-US" w:eastAsia="en-US" w:bidi="en-US"/>
      </w:rPr>
    </w:lvl>
    <w:lvl w:ilvl="4" w:tplc="F4DA0076">
      <w:numFmt w:val="bullet"/>
      <w:lvlText w:val="•"/>
      <w:lvlJc w:val="left"/>
      <w:pPr>
        <w:ind w:left="4332" w:hanging="360"/>
      </w:pPr>
      <w:rPr>
        <w:rFonts w:hint="default"/>
        <w:lang w:val="en-US" w:eastAsia="en-US" w:bidi="en-US"/>
      </w:rPr>
    </w:lvl>
    <w:lvl w:ilvl="5" w:tplc="1682E3B0">
      <w:numFmt w:val="bullet"/>
      <w:lvlText w:val="•"/>
      <w:lvlJc w:val="left"/>
      <w:pPr>
        <w:ind w:left="5210" w:hanging="360"/>
      </w:pPr>
      <w:rPr>
        <w:rFonts w:hint="default"/>
        <w:lang w:val="en-US" w:eastAsia="en-US" w:bidi="en-US"/>
      </w:rPr>
    </w:lvl>
    <w:lvl w:ilvl="6" w:tplc="51FA700A">
      <w:numFmt w:val="bullet"/>
      <w:lvlText w:val="•"/>
      <w:lvlJc w:val="left"/>
      <w:pPr>
        <w:ind w:left="6088" w:hanging="360"/>
      </w:pPr>
      <w:rPr>
        <w:rFonts w:hint="default"/>
        <w:lang w:val="en-US" w:eastAsia="en-US" w:bidi="en-US"/>
      </w:rPr>
    </w:lvl>
    <w:lvl w:ilvl="7" w:tplc="A9860B30">
      <w:numFmt w:val="bullet"/>
      <w:lvlText w:val="•"/>
      <w:lvlJc w:val="left"/>
      <w:pPr>
        <w:ind w:left="6966" w:hanging="360"/>
      </w:pPr>
      <w:rPr>
        <w:rFonts w:hint="default"/>
        <w:lang w:val="en-US" w:eastAsia="en-US" w:bidi="en-US"/>
      </w:rPr>
    </w:lvl>
    <w:lvl w:ilvl="8" w:tplc="8A9C1178">
      <w:numFmt w:val="bullet"/>
      <w:lvlText w:val="•"/>
      <w:lvlJc w:val="left"/>
      <w:pPr>
        <w:ind w:left="7844" w:hanging="360"/>
      </w:pPr>
      <w:rPr>
        <w:rFonts w:hint="default"/>
        <w:lang w:val="en-US" w:eastAsia="en-US" w:bidi="en-US"/>
      </w:rPr>
    </w:lvl>
  </w:abstractNum>
  <w:abstractNum w:abstractNumId="1" w15:restartNumberingAfterBreak="0">
    <w:nsid w:val="02702E25"/>
    <w:multiLevelType w:val="multilevel"/>
    <w:tmpl w:val="F5A8D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AC16B7"/>
    <w:multiLevelType w:val="multilevel"/>
    <w:tmpl w:val="C9B84032"/>
    <w:lvl w:ilvl="0">
      <w:start w:val="2"/>
      <w:numFmt w:val="decimal"/>
      <w:lvlText w:val="%1"/>
      <w:lvlJc w:val="left"/>
      <w:pPr>
        <w:ind w:left="460" w:hanging="361"/>
        <w:jc w:val="left"/>
      </w:pPr>
      <w:rPr>
        <w:rFonts w:hint="default"/>
        <w:lang w:val="en-US" w:eastAsia="en-US" w:bidi="ar-SA"/>
      </w:rPr>
    </w:lvl>
    <w:lvl w:ilvl="1">
      <w:start w:val="1"/>
      <w:numFmt w:val="decimal"/>
      <w:lvlText w:val="%1.%2"/>
      <w:lvlJc w:val="left"/>
      <w:pPr>
        <w:ind w:left="460" w:hanging="361"/>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1" w:hanging="361"/>
        <w:jc w:val="left"/>
      </w:pPr>
      <w:rPr>
        <w:rFonts w:ascii="Times New Roman" w:eastAsia="Times New Roman" w:hAnsi="Times New Roman" w:cs="Times New Roman" w:hint="default"/>
        <w:spacing w:val="-20"/>
        <w:w w:val="99"/>
        <w:sz w:val="24"/>
        <w:szCs w:val="24"/>
        <w:lang w:val="en-US" w:eastAsia="en-US" w:bidi="ar-SA"/>
      </w:rPr>
    </w:lvl>
    <w:lvl w:ilvl="3">
      <w:numFmt w:val="bullet"/>
      <w:lvlText w:val="•"/>
      <w:lvlJc w:val="left"/>
      <w:pPr>
        <w:ind w:left="2759" w:hanging="361"/>
      </w:pPr>
      <w:rPr>
        <w:rFonts w:hint="default"/>
        <w:lang w:val="en-US" w:eastAsia="en-US" w:bidi="ar-SA"/>
      </w:rPr>
    </w:lvl>
    <w:lvl w:ilvl="4">
      <w:numFmt w:val="bullet"/>
      <w:lvlText w:val="•"/>
      <w:lvlJc w:val="left"/>
      <w:pPr>
        <w:ind w:left="3729" w:hanging="361"/>
      </w:pPr>
      <w:rPr>
        <w:rFonts w:hint="default"/>
        <w:lang w:val="en-US" w:eastAsia="en-US" w:bidi="ar-SA"/>
      </w:rPr>
    </w:lvl>
    <w:lvl w:ilvl="5">
      <w:numFmt w:val="bullet"/>
      <w:lvlText w:val="•"/>
      <w:lvlJc w:val="left"/>
      <w:pPr>
        <w:ind w:left="4699" w:hanging="361"/>
      </w:pPr>
      <w:rPr>
        <w:rFonts w:hint="default"/>
        <w:lang w:val="en-US" w:eastAsia="en-US" w:bidi="ar-SA"/>
      </w:rPr>
    </w:lvl>
    <w:lvl w:ilvl="6">
      <w:numFmt w:val="bullet"/>
      <w:lvlText w:val="•"/>
      <w:lvlJc w:val="left"/>
      <w:pPr>
        <w:ind w:left="5669" w:hanging="361"/>
      </w:pPr>
      <w:rPr>
        <w:rFonts w:hint="default"/>
        <w:lang w:val="en-US" w:eastAsia="en-US" w:bidi="ar-SA"/>
      </w:rPr>
    </w:lvl>
    <w:lvl w:ilvl="7">
      <w:numFmt w:val="bullet"/>
      <w:lvlText w:val="•"/>
      <w:lvlJc w:val="left"/>
      <w:pPr>
        <w:ind w:left="6639" w:hanging="361"/>
      </w:pPr>
      <w:rPr>
        <w:rFonts w:hint="default"/>
        <w:lang w:val="en-US" w:eastAsia="en-US" w:bidi="ar-SA"/>
      </w:rPr>
    </w:lvl>
    <w:lvl w:ilvl="8">
      <w:numFmt w:val="bullet"/>
      <w:lvlText w:val="•"/>
      <w:lvlJc w:val="left"/>
      <w:pPr>
        <w:ind w:left="7609" w:hanging="361"/>
      </w:pPr>
      <w:rPr>
        <w:rFonts w:hint="default"/>
        <w:lang w:val="en-US" w:eastAsia="en-US" w:bidi="ar-SA"/>
      </w:rPr>
    </w:lvl>
  </w:abstractNum>
  <w:abstractNum w:abstractNumId="3" w15:restartNumberingAfterBreak="0">
    <w:nsid w:val="07C95774"/>
    <w:multiLevelType w:val="multilevel"/>
    <w:tmpl w:val="6BC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239C3"/>
    <w:multiLevelType w:val="multilevel"/>
    <w:tmpl w:val="494EB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B6042"/>
    <w:multiLevelType w:val="hybridMultilevel"/>
    <w:tmpl w:val="96C44B80"/>
    <w:lvl w:ilvl="0" w:tplc="0409000B">
      <w:start w:val="1"/>
      <w:numFmt w:val="bullet"/>
      <w:lvlText w:val=""/>
      <w:lvlJc w:val="left"/>
      <w:pPr>
        <w:ind w:left="767" w:hanging="360"/>
      </w:pPr>
      <w:rPr>
        <w:rFonts w:ascii="Wingdings" w:hAnsi="Wingdings" w:hint="default"/>
      </w:rPr>
    </w:lvl>
    <w:lvl w:ilvl="1" w:tplc="0409000B">
      <w:start w:val="1"/>
      <w:numFmt w:val="bullet"/>
      <w:lvlText w:val=""/>
      <w:lvlJc w:val="left"/>
      <w:pPr>
        <w:ind w:left="1487" w:hanging="360"/>
      </w:pPr>
      <w:rPr>
        <w:rFonts w:ascii="Wingdings" w:hAnsi="Wingdings"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6" w15:restartNumberingAfterBreak="0">
    <w:nsid w:val="15AD4E1A"/>
    <w:multiLevelType w:val="multilevel"/>
    <w:tmpl w:val="065E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A24685"/>
    <w:multiLevelType w:val="hybridMultilevel"/>
    <w:tmpl w:val="20E8E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42768"/>
    <w:multiLevelType w:val="hybridMultilevel"/>
    <w:tmpl w:val="0DC6CA7C"/>
    <w:lvl w:ilvl="0" w:tplc="A9CEB28E">
      <w:numFmt w:val="bullet"/>
      <w:lvlText w:val=""/>
      <w:lvlJc w:val="left"/>
      <w:pPr>
        <w:ind w:left="816" w:hanging="360"/>
      </w:pPr>
      <w:rPr>
        <w:rFonts w:ascii="Symbol" w:eastAsia="Symbol" w:hAnsi="Symbol" w:cs="Symbol" w:hint="default"/>
        <w:w w:val="99"/>
        <w:sz w:val="20"/>
        <w:szCs w:val="20"/>
        <w:lang w:val="en-US" w:eastAsia="en-US" w:bidi="ar-SA"/>
      </w:rPr>
    </w:lvl>
    <w:lvl w:ilvl="1" w:tplc="7CAE91C0">
      <w:numFmt w:val="bullet"/>
      <w:lvlText w:val="•"/>
      <w:lvlJc w:val="left"/>
      <w:pPr>
        <w:ind w:left="1710" w:hanging="360"/>
      </w:pPr>
      <w:rPr>
        <w:rFonts w:hint="default"/>
        <w:lang w:val="en-US" w:eastAsia="en-US" w:bidi="ar-SA"/>
      </w:rPr>
    </w:lvl>
    <w:lvl w:ilvl="2" w:tplc="DABAACA2">
      <w:numFmt w:val="bullet"/>
      <w:lvlText w:val="•"/>
      <w:lvlJc w:val="left"/>
      <w:pPr>
        <w:ind w:left="2601" w:hanging="360"/>
      </w:pPr>
      <w:rPr>
        <w:rFonts w:hint="default"/>
        <w:lang w:val="en-US" w:eastAsia="en-US" w:bidi="ar-SA"/>
      </w:rPr>
    </w:lvl>
    <w:lvl w:ilvl="3" w:tplc="39340318">
      <w:numFmt w:val="bullet"/>
      <w:lvlText w:val="•"/>
      <w:lvlJc w:val="left"/>
      <w:pPr>
        <w:ind w:left="3491" w:hanging="360"/>
      </w:pPr>
      <w:rPr>
        <w:rFonts w:hint="default"/>
        <w:lang w:val="en-US" w:eastAsia="en-US" w:bidi="ar-SA"/>
      </w:rPr>
    </w:lvl>
    <w:lvl w:ilvl="4" w:tplc="FC481CD8">
      <w:numFmt w:val="bullet"/>
      <w:lvlText w:val="•"/>
      <w:lvlJc w:val="left"/>
      <w:pPr>
        <w:ind w:left="4382" w:hanging="360"/>
      </w:pPr>
      <w:rPr>
        <w:rFonts w:hint="default"/>
        <w:lang w:val="en-US" w:eastAsia="en-US" w:bidi="ar-SA"/>
      </w:rPr>
    </w:lvl>
    <w:lvl w:ilvl="5" w:tplc="039A89AE">
      <w:numFmt w:val="bullet"/>
      <w:lvlText w:val="•"/>
      <w:lvlJc w:val="left"/>
      <w:pPr>
        <w:ind w:left="5273" w:hanging="360"/>
      </w:pPr>
      <w:rPr>
        <w:rFonts w:hint="default"/>
        <w:lang w:val="en-US" w:eastAsia="en-US" w:bidi="ar-SA"/>
      </w:rPr>
    </w:lvl>
    <w:lvl w:ilvl="6" w:tplc="540A87CC">
      <w:numFmt w:val="bullet"/>
      <w:lvlText w:val="•"/>
      <w:lvlJc w:val="left"/>
      <w:pPr>
        <w:ind w:left="6163" w:hanging="360"/>
      </w:pPr>
      <w:rPr>
        <w:rFonts w:hint="default"/>
        <w:lang w:val="en-US" w:eastAsia="en-US" w:bidi="ar-SA"/>
      </w:rPr>
    </w:lvl>
    <w:lvl w:ilvl="7" w:tplc="418E7974">
      <w:numFmt w:val="bullet"/>
      <w:lvlText w:val="•"/>
      <w:lvlJc w:val="left"/>
      <w:pPr>
        <w:ind w:left="7054" w:hanging="360"/>
      </w:pPr>
      <w:rPr>
        <w:rFonts w:hint="default"/>
        <w:lang w:val="en-US" w:eastAsia="en-US" w:bidi="ar-SA"/>
      </w:rPr>
    </w:lvl>
    <w:lvl w:ilvl="8" w:tplc="F87EBFDC">
      <w:numFmt w:val="bullet"/>
      <w:lvlText w:val="•"/>
      <w:lvlJc w:val="left"/>
      <w:pPr>
        <w:ind w:left="7945" w:hanging="360"/>
      </w:pPr>
      <w:rPr>
        <w:rFonts w:hint="default"/>
        <w:lang w:val="en-US" w:eastAsia="en-US" w:bidi="ar-SA"/>
      </w:rPr>
    </w:lvl>
  </w:abstractNum>
  <w:abstractNum w:abstractNumId="9" w15:restartNumberingAfterBreak="0">
    <w:nsid w:val="1B107DD8"/>
    <w:multiLevelType w:val="multilevel"/>
    <w:tmpl w:val="30B265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BC225EC"/>
    <w:multiLevelType w:val="multilevel"/>
    <w:tmpl w:val="2930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535AA"/>
    <w:multiLevelType w:val="multilevel"/>
    <w:tmpl w:val="D8A26E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9A72852"/>
    <w:multiLevelType w:val="multilevel"/>
    <w:tmpl w:val="272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07596"/>
    <w:multiLevelType w:val="multilevel"/>
    <w:tmpl w:val="850824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05273E4"/>
    <w:multiLevelType w:val="multilevel"/>
    <w:tmpl w:val="8812991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77308B8"/>
    <w:multiLevelType w:val="multilevel"/>
    <w:tmpl w:val="557A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930A6D"/>
    <w:multiLevelType w:val="multilevel"/>
    <w:tmpl w:val="9DA68DF6"/>
    <w:lvl w:ilvl="0">
      <w:start w:val="3"/>
      <w:numFmt w:val="decimal"/>
      <w:lvlText w:val="%1"/>
      <w:lvlJc w:val="left"/>
      <w:pPr>
        <w:ind w:left="1000" w:hanging="841"/>
        <w:jc w:val="left"/>
      </w:pPr>
      <w:rPr>
        <w:rFonts w:hint="default"/>
        <w:lang w:val="en-US" w:eastAsia="en-US" w:bidi="ar-SA"/>
      </w:rPr>
    </w:lvl>
    <w:lvl w:ilvl="1">
      <w:start w:val="8"/>
      <w:numFmt w:val="decimal"/>
      <w:lvlText w:val="%1.%2"/>
      <w:lvlJc w:val="left"/>
      <w:pPr>
        <w:ind w:left="1000" w:hanging="841"/>
        <w:jc w:val="left"/>
      </w:pPr>
      <w:rPr>
        <w:rFonts w:hint="default"/>
        <w:lang w:val="en-US" w:eastAsia="en-US" w:bidi="ar-SA"/>
      </w:rPr>
    </w:lvl>
    <w:lvl w:ilvl="2">
      <w:start w:val="1"/>
      <w:numFmt w:val="decimal"/>
      <w:lvlText w:val="%1.%2.%3"/>
      <w:lvlJc w:val="left"/>
      <w:pPr>
        <w:ind w:left="1000" w:hanging="841"/>
        <w:jc w:val="left"/>
      </w:pPr>
      <w:rPr>
        <w:rFonts w:hint="default"/>
        <w:lang w:val="en-US" w:eastAsia="en-US" w:bidi="ar-SA"/>
      </w:rPr>
    </w:lvl>
    <w:lvl w:ilvl="3">
      <w:start w:val="1"/>
      <w:numFmt w:val="decimal"/>
      <w:lvlText w:val="%1.%2.%3.%4"/>
      <w:lvlJc w:val="left"/>
      <w:pPr>
        <w:ind w:left="1000" w:hanging="841"/>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4896" w:hanging="841"/>
      </w:pPr>
      <w:rPr>
        <w:rFonts w:hint="default"/>
        <w:lang w:val="en-US" w:eastAsia="en-US" w:bidi="ar-SA"/>
      </w:rPr>
    </w:lvl>
    <w:lvl w:ilvl="5">
      <w:numFmt w:val="bullet"/>
      <w:lvlText w:val="•"/>
      <w:lvlJc w:val="left"/>
      <w:pPr>
        <w:ind w:left="5870" w:hanging="841"/>
      </w:pPr>
      <w:rPr>
        <w:rFonts w:hint="default"/>
        <w:lang w:val="en-US" w:eastAsia="en-US" w:bidi="ar-SA"/>
      </w:rPr>
    </w:lvl>
    <w:lvl w:ilvl="6">
      <w:numFmt w:val="bullet"/>
      <w:lvlText w:val="•"/>
      <w:lvlJc w:val="left"/>
      <w:pPr>
        <w:ind w:left="6844" w:hanging="841"/>
      </w:pPr>
      <w:rPr>
        <w:rFonts w:hint="default"/>
        <w:lang w:val="en-US" w:eastAsia="en-US" w:bidi="ar-SA"/>
      </w:rPr>
    </w:lvl>
    <w:lvl w:ilvl="7">
      <w:numFmt w:val="bullet"/>
      <w:lvlText w:val="•"/>
      <w:lvlJc w:val="left"/>
      <w:pPr>
        <w:ind w:left="7818" w:hanging="841"/>
      </w:pPr>
      <w:rPr>
        <w:rFonts w:hint="default"/>
        <w:lang w:val="en-US" w:eastAsia="en-US" w:bidi="ar-SA"/>
      </w:rPr>
    </w:lvl>
    <w:lvl w:ilvl="8">
      <w:numFmt w:val="bullet"/>
      <w:lvlText w:val="•"/>
      <w:lvlJc w:val="left"/>
      <w:pPr>
        <w:ind w:left="8792" w:hanging="841"/>
      </w:pPr>
      <w:rPr>
        <w:rFonts w:hint="default"/>
        <w:lang w:val="en-US" w:eastAsia="en-US" w:bidi="ar-SA"/>
      </w:rPr>
    </w:lvl>
  </w:abstractNum>
  <w:abstractNum w:abstractNumId="17" w15:restartNumberingAfterBreak="0">
    <w:nsid w:val="426A2DBB"/>
    <w:multiLevelType w:val="hybridMultilevel"/>
    <w:tmpl w:val="4ACE34CC"/>
    <w:lvl w:ilvl="0" w:tplc="DEB67274">
      <w:numFmt w:val="bullet"/>
      <w:lvlText w:val=""/>
      <w:lvlJc w:val="left"/>
      <w:pPr>
        <w:ind w:left="516" w:hanging="361"/>
      </w:pPr>
      <w:rPr>
        <w:rFonts w:ascii="Symbol" w:eastAsia="Symbol" w:hAnsi="Symbol" w:cs="Symbol" w:hint="default"/>
        <w:w w:val="99"/>
        <w:sz w:val="20"/>
        <w:szCs w:val="20"/>
        <w:lang w:val="en-US" w:eastAsia="en-US" w:bidi="ar-SA"/>
      </w:rPr>
    </w:lvl>
    <w:lvl w:ilvl="1" w:tplc="3036D91C">
      <w:numFmt w:val="bullet"/>
      <w:lvlText w:val=""/>
      <w:lvlJc w:val="left"/>
      <w:pPr>
        <w:ind w:left="816" w:hanging="360"/>
      </w:pPr>
      <w:rPr>
        <w:rFonts w:ascii="Symbol" w:eastAsia="Symbol" w:hAnsi="Symbol" w:cs="Symbol" w:hint="default"/>
        <w:w w:val="99"/>
        <w:sz w:val="20"/>
        <w:szCs w:val="20"/>
        <w:lang w:val="en-US" w:eastAsia="en-US" w:bidi="ar-SA"/>
      </w:rPr>
    </w:lvl>
    <w:lvl w:ilvl="2" w:tplc="AF96BC8C">
      <w:numFmt w:val="bullet"/>
      <w:lvlText w:val="•"/>
      <w:lvlJc w:val="left"/>
      <w:pPr>
        <w:ind w:left="1809" w:hanging="360"/>
      </w:pPr>
      <w:rPr>
        <w:rFonts w:hint="default"/>
        <w:lang w:val="en-US" w:eastAsia="en-US" w:bidi="ar-SA"/>
      </w:rPr>
    </w:lvl>
    <w:lvl w:ilvl="3" w:tplc="D38C3C1E">
      <w:numFmt w:val="bullet"/>
      <w:lvlText w:val="•"/>
      <w:lvlJc w:val="left"/>
      <w:pPr>
        <w:ind w:left="2799" w:hanging="360"/>
      </w:pPr>
      <w:rPr>
        <w:rFonts w:hint="default"/>
        <w:lang w:val="en-US" w:eastAsia="en-US" w:bidi="ar-SA"/>
      </w:rPr>
    </w:lvl>
    <w:lvl w:ilvl="4" w:tplc="96606D0C">
      <w:numFmt w:val="bullet"/>
      <w:lvlText w:val="•"/>
      <w:lvlJc w:val="left"/>
      <w:pPr>
        <w:ind w:left="3788" w:hanging="360"/>
      </w:pPr>
      <w:rPr>
        <w:rFonts w:hint="default"/>
        <w:lang w:val="en-US" w:eastAsia="en-US" w:bidi="ar-SA"/>
      </w:rPr>
    </w:lvl>
    <w:lvl w:ilvl="5" w:tplc="F9B2B404">
      <w:numFmt w:val="bullet"/>
      <w:lvlText w:val="•"/>
      <w:lvlJc w:val="left"/>
      <w:pPr>
        <w:ind w:left="4778" w:hanging="360"/>
      </w:pPr>
      <w:rPr>
        <w:rFonts w:hint="default"/>
        <w:lang w:val="en-US" w:eastAsia="en-US" w:bidi="ar-SA"/>
      </w:rPr>
    </w:lvl>
    <w:lvl w:ilvl="6" w:tplc="9028BC6C">
      <w:numFmt w:val="bullet"/>
      <w:lvlText w:val="•"/>
      <w:lvlJc w:val="left"/>
      <w:pPr>
        <w:ind w:left="5768" w:hanging="360"/>
      </w:pPr>
      <w:rPr>
        <w:rFonts w:hint="default"/>
        <w:lang w:val="en-US" w:eastAsia="en-US" w:bidi="ar-SA"/>
      </w:rPr>
    </w:lvl>
    <w:lvl w:ilvl="7" w:tplc="1B9CA06C">
      <w:numFmt w:val="bullet"/>
      <w:lvlText w:val="•"/>
      <w:lvlJc w:val="left"/>
      <w:pPr>
        <w:ind w:left="6757" w:hanging="360"/>
      </w:pPr>
      <w:rPr>
        <w:rFonts w:hint="default"/>
        <w:lang w:val="en-US" w:eastAsia="en-US" w:bidi="ar-SA"/>
      </w:rPr>
    </w:lvl>
    <w:lvl w:ilvl="8" w:tplc="FE7A34E0">
      <w:numFmt w:val="bullet"/>
      <w:lvlText w:val="•"/>
      <w:lvlJc w:val="left"/>
      <w:pPr>
        <w:ind w:left="7747" w:hanging="360"/>
      </w:pPr>
      <w:rPr>
        <w:rFonts w:hint="default"/>
        <w:lang w:val="en-US" w:eastAsia="en-US" w:bidi="ar-SA"/>
      </w:rPr>
    </w:lvl>
  </w:abstractNum>
  <w:abstractNum w:abstractNumId="18" w15:restartNumberingAfterBreak="0">
    <w:nsid w:val="47C464B7"/>
    <w:multiLevelType w:val="multilevel"/>
    <w:tmpl w:val="3DD0A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81F1B1C"/>
    <w:multiLevelType w:val="multilevel"/>
    <w:tmpl w:val="89587D86"/>
    <w:lvl w:ilvl="0">
      <w:start w:val="2"/>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8871661"/>
    <w:multiLevelType w:val="multilevel"/>
    <w:tmpl w:val="886626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C214D13"/>
    <w:multiLevelType w:val="hybridMultilevel"/>
    <w:tmpl w:val="41D278E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D1B5AEE"/>
    <w:multiLevelType w:val="hybridMultilevel"/>
    <w:tmpl w:val="4FA264C2"/>
    <w:lvl w:ilvl="0" w:tplc="F42CC98A">
      <w:start w:val="1"/>
      <w:numFmt w:val="decimal"/>
      <w:lvlText w:val="%1."/>
      <w:lvlJc w:val="left"/>
      <w:pPr>
        <w:ind w:left="874" w:hanging="358"/>
        <w:jc w:val="left"/>
      </w:pPr>
      <w:rPr>
        <w:rFonts w:ascii="Arial" w:eastAsia="Arial" w:hAnsi="Arial" w:cs="Arial" w:hint="default"/>
        <w:spacing w:val="-1"/>
        <w:w w:val="99"/>
        <w:sz w:val="20"/>
        <w:szCs w:val="20"/>
        <w:lang w:val="en-US" w:eastAsia="en-US" w:bidi="ar-SA"/>
      </w:rPr>
    </w:lvl>
    <w:lvl w:ilvl="1" w:tplc="2F203B08">
      <w:numFmt w:val="bullet"/>
      <w:lvlText w:val="•"/>
      <w:lvlJc w:val="left"/>
      <w:pPr>
        <w:ind w:left="1764" w:hanging="358"/>
      </w:pPr>
      <w:rPr>
        <w:rFonts w:hint="default"/>
        <w:lang w:val="en-US" w:eastAsia="en-US" w:bidi="ar-SA"/>
      </w:rPr>
    </w:lvl>
    <w:lvl w:ilvl="2" w:tplc="1152B7E6">
      <w:numFmt w:val="bullet"/>
      <w:lvlText w:val="•"/>
      <w:lvlJc w:val="left"/>
      <w:pPr>
        <w:ind w:left="2649" w:hanging="358"/>
      </w:pPr>
      <w:rPr>
        <w:rFonts w:hint="default"/>
        <w:lang w:val="en-US" w:eastAsia="en-US" w:bidi="ar-SA"/>
      </w:rPr>
    </w:lvl>
    <w:lvl w:ilvl="3" w:tplc="7292D92E">
      <w:numFmt w:val="bullet"/>
      <w:lvlText w:val="•"/>
      <w:lvlJc w:val="left"/>
      <w:pPr>
        <w:ind w:left="3533" w:hanging="358"/>
      </w:pPr>
      <w:rPr>
        <w:rFonts w:hint="default"/>
        <w:lang w:val="en-US" w:eastAsia="en-US" w:bidi="ar-SA"/>
      </w:rPr>
    </w:lvl>
    <w:lvl w:ilvl="4" w:tplc="4EFCA476">
      <w:numFmt w:val="bullet"/>
      <w:lvlText w:val="•"/>
      <w:lvlJc w:val="left"/>
      <w:pPr>
        <w:ind w:left="4418" w:hanging="358"/>
      </w:pPr>
      <w:rPr>
        <w:rFonts w:hint="default"/>
        <w:lang w:val="en-US" w:eastAsia="en-US" w:bidi="ar-SA"/>
      </w:rPr>
    </w:lvl>
    <w:lvl w:ilvl="5" w:tplc="F6060B9E">
      <w:numFmt w:val="bullet"/>
      <w:lvlText w:val="•"/>
      <w:lvlJc w:val="left"/>
      <w:pPr>
        <w:ind w:left="5303" w:hanging="358"/>
      </w:pPr>
      <w:rPr>
        <w:rFonts w:hint="default"/>
        <w:lang w:val="en-US" w:eastAsia="en-US" w:bidi="ar-SA"/>
      </w:rPr>
    </w:lvl>
    <w:lvl w:ilvl="6" w:tplc="05E69B7E">
      <w:numFmt w:val="bullet"/>
      <w:lvlText w:val="•"/>
      <w:lvlJc w:val="left"/>
      <w:pPr>
        <w:ind w:left="6187" w:hanging="358"/>
      </w:pPr>
      <w:rPr>
        <w:rFonts w:hint="default"/>
        <w:lang w:val="en-US" w:eastAsia="en-US" w:bidi="ar-SA"/>
      </w:rPr>
    </w:lvl>
    <w:lvl w:ilvl="7" w:tplc="C52E093A">
      <w:numFmt w:val="bullet"/>
      <w:lvlText w:val="•"/>
      <w:lvlJc w:val="left"/>
      <w:pPr>
        <w:ind w:left="7072" w:hanging="358"/>
      </w:pPr>
      <w:rPr>
        <w:rFonts w:hint="default"/>
        <w:lang w:val="en-US" w:eastAsia="en-US" w:bidi="ar-SA"/>
      </w:rPr>
    </w:lvl>
    <w:lvl w:ilvl="8" w:tplc="5B1CA3D6">
      <w:numFmt w:val="bullet"/>
      <w:lvlText w:val="•"/>
      <w:lvlJc w:val="left"/>
      <w:pPr>
        <w:ind w:left="7957" w:hanging="358"/>
      </w:pPr>
      <w:rPr>
        <w:rFonts w:hint="default"/>
        <w:lang w:val="en-US" w:eastAsia="en-US" w:bidi="ar-SA"/>
      </w:rPr>
    </w:lvl>
  </w:abstractNum>
  <w:abstractNum w:abstractNumId="23" w15:restartNumberingAfterBreak="0">
    <w:nsid w:val="4FC44A15"/>
    <w:multiLevelType w:val="hybridMultilevel"/>
    <w:tmpl w:val="73DC5C4E"/>
    <w:lvl w:ilvl="0" w:tplc="98A8D4AC">
      <w:start w:val="1"/>
      <w:numFmt w:val="decimal"/>
      <w:lvlText w:val="%1."/>
      <w:lvlJc w:val="left"/>
      <w:pPr>
        <w:ind w:left="516" w:hanging="361"/>
        <w:jc w:val="left"/>
      </w:pPr>
      <w:rPr>
        <w:rFonts w:ascii="Arial" w:eastAsia="Arial" w:hAnsi="Arial" w:cs="Arial" w:hint="default"/>
        <w:spacing w:val="-4"/>
        <w:w w:val="99"/>
        <w:sz w:val="24"/>
        <w:szCs w:val="24"/>
        <w:lang w:val="en-US" w:eastAsia="en-US" w:bidi="ar-SA"/>
      </w:rPr>
    </w:lvl>
    <w:lvl w:ilvl="1" w:tplc="7938E16C">
      <w:numFmt w:val="bullet"/>
      <w:lvlText w:val="•"/>
      <w:lvlJc w:val="left"/>
      <w:pPr>
        <w:ind w:left="1440" w:hanging="361"/>
      </w:pPr>
      <w:rPr>
        <w:rFonts w:hint="default"/>
        <w:lang w:val="en-US" w:eastAsia="en-US" w:bidi="ar-SA"/>
      </w:rPr>
    </w:lvl>
    <w:lvl w:ilvl="2" w:tplc="694C0D2A">
      <w:numFmt w:val="bullet"/>
      <w:lvlText w:val="•"/>
      <w:lvlJc w:val="left"/>
      <w:pPr>
        <w:ind w:left="2361" w:hanging="361"/>
      </w:pPr>
      <w:rPr>
        <w:rFonts w:hint="default"/>
        <w:lang w:val="en-US" w:eastAsia="en-US" w:bidi="ar-SA"/>
      </w:rPr>
    </w:lvl>
    <w:lvl w:ilvl="3" w:tplc="6AE8A88C">
      <w:numFmt w:val="bullet"/>
      <w:lvlText w:val="•"/>
      <w:lvlJc w:val="left"/>
      <w:pPr>
        <w:ind w:left="3281" w:hanging="361"/>
      </w:pPr>
      <w:rPr>
        <w:rFonts w:hint="default"/>
        <w:lang w:val="en-US" w:eastAsia="en-US" w:bidi="ar-SA"/>
      </w:rPr>
    </w:lvl>
    <w:lvl w:ilvl="4" w:tplc="A514902A">
      <w:numFmt w:val="bullet"/>
      <w:lvlText w:val="•"/>
      <w:lvlJc w:val="left"/>
      <w:pPr>
        <w:ind w:left="4202" w:hanging="361"/>
      </w:pPr>
      <w:rPr>
        <w:rFonts w:hint="default"/>
        <w:lang w:val="en-US" w:eastAsia="en-US" w:bidi="ar-SA"/>
      </w:rPr>
    </w:lvl>
    <w:lvl w:ilvl="5" w:tplc="2294D944">
      <w:numFmt w:val="bullet"/>
      <w:lvlText w:val="•"/>
      <w:lvlJc w:val="left"/>
      <w:pPr>
        <w:ind w:left="5123" w:hanging="361"/>
      </w:pPr>
      <w:rPr>
        <w:rFonts w:hint="default"/>
        <w:lang w:val="en-US" w:eastAsia="en-US" w:bidi="ar-SA"/>
      </w:rPr>
    </w:lvl>
    <w:lvl w:ilvl="6" w:tplc="95E049FC">
      <w:numFmt w:val="bullet"/>
      <w:lvlText w:val="•"/>
      <w:lvlJc w:val="left"/>
      <w:pPr>
        <w:ind w:left="6043" w:hanging="361"/>
      </w:pPr>
      <w:rPr>
        <w:rFonts w:hint="default"/>
        <w:lang w:val="en-US" w:eastAsia="en-US" w:bidi="ar-SA"/>
      </w:rPr>
    </w:lvl>
    <w:lvl w:ilvl="7" w:tplc="BB94CD32">
      <w:numFmt w:val="bullet"/>
      <w:lvlText w:val="•"/>
      <w:lvlJc w:val="left"/>
      <w:pPr>
        <w:ind w:left="6964" w:hanging="361"/>
      </w:pPr>
      <w:rPr>
        <w:rFonts w:hint="default"/>
        <w:lang w:val="en-US" w:eastAsia="en-US" w:bidi="ar-SA"/>
      </w:rPr>
    </w:lvl>
    <w:lvl w:ilvl="8" w:tplc="7608745E">
      <w:numFmt w:val="bullet"/>
      <w:lvlText w:val="•"/>
      <w:lvlJc w:val="left"/>
      <w:pPr>
        <w:ind w:left="7885" w:hanging="361"/>
      </w:pPr>
      <w:rPr>
        <w:rFonts w:hint="default"/>
        <w:lang w:val="en-US" w:eastAsia="en-US" w:bidi="ar-SA"/>
      </w:rPr>
    </w:lvl>
  </w:abstractNum>
  <w:abstractNum w:abstractNumId="24" w15:restartNumberingAfterBreak="0">
    <w:nsid w:val="525E1920"/>
    <w:multiLevelType w:val="multilevel"/>
    <w:tmpl w:val="1F82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2D26F2"/>
    <w:multiLevelType w:val="multilevel"/>
    <w:tmpl w:val="7E0A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D100A3"/>
    <w:multiLevelType w:val="multilevel"/>
    <w:tmpl w:val="BF4C6672"/>
    <w:lvl w:ilvl="0">
      <w:start w:val="1"/>
      <w:numFmt w:val="decimal"/>
      <w:lvlText w:val="%1."/>
      <w:lvlJc w:val="left"/>
      <w:pPr>
        <w:ind w:left="440" w:hanging="281"/>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580"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91"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80" w:hanging="360"/>
      </w:pPr>
      <w:rPr>
        <w:rFonts w:ascii="Symbol" w:eastAsia="Symbol" w:hAnsi="Symbol" w:cs="Symbol" w:hint="default"/>
        <w:w w:val="100"/>
        <w:sz w:val="28"/>
        <w:szCs w:val="28"/>
        <w:lang w:val="en-US" w:eastAsia="en-US" w:bidi="ar-SA"/>
      </w:rPr>
    </w:lvl>
    <w:lvl w:ilvl="4">
      <w:numFmt w:val="bullet"/>
      <w:lvlText w:val="•"/>
      <w:lvlJc w:val="left"/>
      <w:pPr>
        <w:ind w:left="2288" w:hanging="360"/>
      </w:pPr>
      <w:rPr>
        <w:rFonts w:hint="default"/>
        <w:lang w:val="en-US" w:eastAsia="en-US" w:bidi="ar-SA"/>
      </w:rPr>
    </w:lvl>
    <w:lvl w:ilvl="5">
      <w:numFmt w:val="bullet"/>
      <w:lvlText w:val="•"/>
      <w:lvlJc w:val="left"/>
      <w:pPr>
        <w:ind w:left="3697" w:hanging="360"/>
      </w:pPr>
      <w:rPr>
        <w:rFonts w:hint="default"/>
        <w:lang w:val="en-US" w:eastAsia="en-US" w:bidi="ar-SA"/>
      </w:rPr>
    </w:lvl>
    <w:lvl w:ilvl="6">
      <w:numFmt w:val="bullet"/>
      <w:lvlText w:val="•"/>
      <w:lvlJc w:val="left"/>
      <w:pPr>
        <w:ind w:left="5105" w:hanging="360"/>
      </w:pPr>
      <w:rPr>
        <w:rFonts w:hint="default"/>
        <w:lang w:val="en-US" w:eastAsia="en-US" w:bidi="ar-SA"/>
      </w:rPr>
    </w:lvl>
    <w:lvl w:ilvl="7">
      <w:numFmt w:val="bullet"/>
      <w:lvlText w:val="•"/>
      <w:lvlJc w:val="left"/>
      <w:pPr>
        <w:ind w:left="6514" w:hanging="360"/>
      </w:pPr>
      <w:rPr>
        <w:rFonts w:hint="default"/>
        <w:lang w:val="en-US" w:eastAsia="en-US" w:bidi="ar-SA"/>
      </w:rPr>
    </w:lvl>
    <w:lvl w:ilvl="8">
      <w:numFmt w:val="bullet"/>
      <w:lvlText w:val="•"/>
      <w:lvlJc w:val="left"/>
      <w:pPr>
        <w:ind w:left="7922" w:hanging="360"/>
      </w:pPr>
      <w:rPr>
        <w:rFonts w:hint="default"/>
        <w:lang w:val="en-US" w:eastAsia="en-US" w:bidi="ar-SA"/>
      </w:rPr>
    </w:lvl>
  </w:abstractNum>
  <w:abstractNum w:abstractNumId="27" w15:restartNumberingAfterBreak="0">
    <w:nsid w:val="60F85119"/>
    <w:multiLevelType w:val="hybridMultilevel"/>
    <w:tmpl w:val="DE34ECFC"/>
    <w:lvl w:ilvl="0" w:tplc="99A0046E">
      <w:start w:val="1"/>
      <w:numFmt w:val="decimal"/>
      <w:lvlText w:val="(%1)"/>
      <w:lvlJc w:val="left"/>
      <w:pPr>
        <w:tabs>
          <w:tab w:val="num" w:pos="1440"/>
        </w:tabs>
        <w:ind w:left="1440" w:hanging="720"/>
      </w:pPr>
      <w:rPr>
        <w:rFonts w:hint="default"/>
      </w:rPr>
    </w:lvl>
    <w:lvl w:ilvl="1" w:tplc="127C81D8">
      <w:start w:val="1"/>
      <w:numFmt w:val="upperLetter"/>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6240752F"/>
    <w:multiLevelType w:val="multilevel"/>
    <w:tmpl w:val="C848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63F7A"/>
    <w:multiLevelType w:val="multilevel"/>
    <w:tmpl w:val="D534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BE5396"/>
    <w:multiLevelType w:val="multilevel"/>
    <w:tmpl w:val="F24E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162A9"/>
    <w:multiLevelType w:val="multilevel"/>
    <w:tmpl w:val="393865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D36475"/>
    <w:multiLevelType w:val="hybridMultilevel"/>
    <w:tmpl w:val="572CBC86"/>
    <w:lvl w:ilvl="0" w:tplc="1B5C11AE">
      <w:start w:val="1"/>
      <w:numFmt w:val="decimal"/>
      <w:lvlText w:val="%1."/>
      <w:lvlJc w:val="left"/>
      <w:pPr>
        <w:ind w:left="516" w:hanging="361"/>
        <w:jc w:val="left"/>
      </w:pPr>
      <w:rPr>
        <w:rFonts w:ascii="Arial" w:eastAsia="Arial" w:hAnsi="Arial" w:cs="Arial" w:hint="default"/>
        <w:spacing w:val="-4"/>
        <w:w w:val="99"/>
        <w:sz w:val="24"/>
        <w:szCs w:val="24"/>
        <w:lang w:val="en-US" w:eastAsia="en-US" w:bidi="ar-SA"/>
      </w:rPr>
    </w:lvl>
    <w:lvl w:ilvl="1" w:tplc="C0143C26">
      <w:start w:val="1"/>
      <w:numFmt w:val="decimal"/>
      <w:lvlText w:val="%2."/>
      <w:lvlJc w:val="left"/>
      <w:pPr>
        <w:ind w:left="1236" w:hanging="360"/>
        <w:jc w:val="left"/>
      </w:pPr>
      <w:rPr>
        <w:rFonts w:ascii="Arial" w:eastAsia="Arial" w:hAnsi="Arial" w:cs="Arial" w:hint="default"/>
        <w:spacing w:val="-6"/>
        <w:w w:val="99"/>
        <w:sz w:val="24"/>
        <w:szCs w:val="24"/>
        <w:lang w:val="en-US" w:eastAsia="en-US" w:bidi="ar-SA"/>
      </w:rPr>
    </w:lvl>
    <w:lvl w:ilvl="2" w:tplc="FAB0F81A">
      <w:numFmt w:val="bullet"/>
      <w:lvlText w:val="•"/>
      <w:lvlJc w:val="left"/>
      <w:pPr>
        <w:ind w:left="2182" w:hanging="360"/>
      </w:pPr>
      <w:rPr>
        <w:rFonts w:hint="default"/>
        <w:lang w:val="en-US" w:eastAsia="en-US" w:bidi="ar-SA"/>
      </w:rPr>
    </w:lvl>
    <w:lvl w:ilvl="3" w:tplc="9B74378C">
      <w:numFmt w:val="bullet"/>
      <w:lvlText w:val="•"/>
      <w:lvlJc w:val="left"/>
      <w:pPr>
        <w:ind w:left="3125" w:hanging="360"/>
      </w:pPr>
      <w:rPr>
        <w:rFonts w:hint="default"/>
        <w:lang w:val="en-US" w:eastAsia="en-US" w:bidi="ar-SA"/>
      </w:rPr>
    </w:lvl>
    <w:lvl w:ilvl="4" w:tplc="446E7D94">
      <w:numFmt w:val="bullet"/>
      <w:lvlText w:val="•"/>
      <w:lvlJc w:val="left"/>
      <w:pPr>
        <w:ind w:left="4068" w:hanging="360"/>
      </w:pPr>
      <w:rPr>
        <w:rFonts w:hint="default"/>
        <w:lang w:val="en-US" w:eastAsia="en-US" w:bidi="ar-SA"/>
      </w:rPr>
    </w:lvl>
    <w:lvl w:ilvl="5" w:tplc="FE12B5A8">
      <w:numFmt w:val="bullet"/>
      <w:lvlText w:val="•"/>
      <w:lvlJc w:val="left"/>
      <w:pPr>
        <w:ind w:left="5011" w:hanging="360"/>
      </w:pPr>
      <w:rPr>
        <w:rFonts w:hint="default"/>
        <w:lang w:val="en-US" w:eastAsia="en-US" w:bidi="ar-SA"/>
      </w:rPr>
    </w:lvl>
    <w:lvl w:ilvl="6" w:tplc="8E280A14">
      <w:numFmt w:val="bullet"/>
      <w:lvlText w:val="•"/>
      <w:lvlJc w:val="left"/>
      <w:pPr>
        <w:ind w:left="5954" w:hanging="360"/>
      </w:pPr>
      <w:rPr>
        <w:rFonts w:hint="default"/>
        <w:lang w:val="en-US" w:eastAsia="en-US" w:bidi="ar-SA"/>
      </w:rPr>
    </w:lvl>
    <w:lvl w:ilvl="7" w:tplc="FA203EF8">
      <w:numFmt w:val="bullet"/>
      <w:lvlText w:val="•"/>
      <w:lvlJc w:val="left"/>
      <w:pPr>
        <w:ind w:left="6897" w:hanging="360"/>
      </w:pPr>
      <w:rPr>
        <w:rFonts w:hint="default"/>
        <w:lang w:val="en-US" w:eastAsia="en-US" w:bidi="ar-SA"/>
      </w:rPr>
    </w:lvl>
    <w:lvl w:ilvl="8" w:tplc="1F847792">
      <w:numFmt w:val="bullet"/>
      <w:lvlText w:val="•"/>
      <w:lvlJc w:val="left"/>
      <w:pPr>
        <w:ind w:left="7840" w:hanging="360"/>
      </w:pPr>
      <w:rPr>
        <w:rFonts w:hint="default"/>
        <w:lang w:val="en-US" w:eastAsia="en-US" w:bidi="ar-SA"/>
      </w:rPr>
    </w:lvl>
  </w:abstractNum>
  <w:abstractNum w:abstractNumId="33" w15:restartNumberingAfterBreak="0">
    <w:nsid w:val="6DCC06A9"/>
    <w:multiLevelType w:val="multilevel"/>
    <w:tmpl w:val="4ADE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A41F5"/>
    <w:multiLevelType w:val="multilevel"/>
    <w:tmpl w:val="158AB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F4B6E9A"/>
    <w:multiLevelType w:val="multilevel"/>
    <w:tmpl w:val="CCF8C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62A740A"/>
    <w:multiLevelType w:val="multilevel"/>
    <w:tmpl w:val="D336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DB0722"/>
    <w:multiLevelType w:val="multilevel"/>
    <w:tmpl w:val="A0127B96"/>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16cid:durableId="1602492985">
    <w:abstractNumId w:val="21"/>
  </w:num>
  <w:num w:numId="2" w16cid:durableId="281302943">
    <w:abstractNumId w:val="27"/>
  </w:num>
  <w:num w:numId="3" w16cid:durableId="626161214">
    <w:abstractNumId w:val="14"/>
  </w:num>
  <w:num w:numId="4" w16cid:durableId="1344867371">
    <w:abstractNumId w:val="37"/>
  </w:num>
  <w:num w:numId="5" w16cid:durableId="2132937094">
    <w:abstractNumId w:val="19"/>
  </w:num>
  <w:num w:numId="6" w16cid:durableId="1504472264">
    <w:abstractNumId w:val="7"/>
  </w:num>
  <w:num w:numId="7" w16cid:durableId="161508161">
    <w:abstractNumId w:val="5"/>
  </w:num>
  <w:num w:numId="8" w16cid:durableId="579103095">
    <w:abstractNumId w:val="31"/>
  </w:num>
  <w:num w:numId="9" w16cid:durableId="909920708">
    <w:abstractNumId w:val="15"/>
  </w:num>
  <w:num w:numId="10" w16cid:durableId="1050232127">
    <w:abstractNumId w:val="20"/>
  </w:num>
  <w:num w:numId="11" w16cid:durableId="2006275827">
    <w:abstractNumId w:val="9"/>
  </w:num>
  <w:num w:numId="12" w16cid:durableId="1344823284">
    <w:abstractNumId w:val="35"/>
  </w:num>
  <w:num w:numId="13" w16cid:durableId="141117553">
    <w:abstractNumId w:val="11"/>
  </w:num>
  <w:num w:numId="14" w16cid:durableId="1114862470">
    <w:abstractNumId w:val="34"/>
  </w:num>
  <w:num w:numId="15" w16cid:durableId="1695229600">
    <w:abstractNumId w:val="1"/>
  </w:num>
  <w:num w:numId="16" w16cid:durableId="2126533638">
    <w:abstractNumId w:val="18"/>
  </w:num>
  <w:num w:numId="17" w16cid:durableId="1905331163">
    <w:abstractNumId w:val="13"/>
  </w:num>
  <w:num w:numId="18" w16cid:durableId="1963266160">
    <w:abstractNumId w:val="28"/>
  </w:num>
  <w:num w:numId="19" w16cid:durableId="1738168526">
    <w:abstractNumId w:val="12"/>
  </w:num>
  <w:num w:numId="20" w16cid:durableId="1710449554">
    <w:abstractNumId w:val="36"/>
  </w:num>
  <w:num w:numId="21" w16cid:durableId="442774923">
    <w:abstractNumId w:val="29"/>
  </w:num>
  <w:num w:numId="22" w16cid:durableId="128060754">
    <w:abstractNumId w:val="6"/>
  </w:num>
  <w:num w:numId="23" w16cid:durableId="343629242">
    <w:abstractNumId w:val="33"/>
  </w:num>
  <w:num w:numId="24" w16cid:durableId="1429353766">
    <w:abstractNumId w:val="30"/>
  </w:num>
  <w:num w:numId="25" w16cid:durableId="1414929397">
    <w:abstractNumId w:val="25"/>
  </w:num>
  <w:num w:numId="26" w16cid:durableId="1509251859">
    <w:abstractNumId w:val="0"/>
  </w:num>
  <w:num w:numId="27" w16cid:durableId="1272395948">
    <w:abstractNumId w:val="24"/>
  </w:num>
  <w:num w:numId="28" w16cid:durableId="1471166893">
    <w:abstractNumId w:val="10"/>
  </w:num>
  <w:num w:numId="29" w16cid:durableId="997806971">
    <w:abstractNumId w:val="8"/>
  </w:num>
  <w:num w:numId="30" w16cid:durableId="1891377461">
    <w:abstractNumId w:val="17"/>
  </w:num>
  <w:num w:numId="31" w16cid:durableId="1358430666">
    <w:abstractNumId w:val="32"/>
  </w:num>
  <w:num w:numId="32" w16cid:durableId="1680304497">
    <w:abstractNumId w:val="23"/>
  </w:num>
  <w:num w:numId="33" w16cid:durableId="1362052077">
    <w:abstractNumId w:val="22"/>
  </w:num>
  <w:num w:numId="34" w16cid:durableId="1016688423">
    <w:abstractNumId w:val="26"/>
  </w:num>
  <w:num w:numId="35" w16cid:durableId="935093220">
    <w:abstractNumId w:val="16"/>
  </w:num>
  <w:num w:numId="36" w16cid:durableId="1916427652">
    <w:abstractNumId w:val="2"/>
  </w:num>
  <w:num w:numId="37" w16cid:durableId="107048502">
    <w:abstractNumId w:val="3"/>
  </w:num>
  <w:num w:numId="38" w16cid:durableId="2128962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52D0"/>
    <w:rsid w:val="000775DB"/>
    <w:rsid w:val="00087CC4"/>
    <w:rsid w:val="000A228F"/>
    <w:rsid w:val="000A5CD0"/>
    <w:rsid w:val="000C0978"/>
    <w:rsid w:val="000D75EC"/>
    <w:rsid w:val="000F67DB"/>
    <w:rsid w:val="00103399"/>
    <w:rsid w:val="00105F6C"/>
    <w:rsid w:val="001125F3"/>
    <w:rsid w:val="001172AE"/>
    <w:rsid w:val="001761B0"/>
    <w:rsid w:val="001948E4"/>
    <w:rsid w:val="001D576D"/>
    <w:rsid w:val="001E5520"/>
    <w:rsid w:val="0021440A"/>
    <w:rsid w:val="00285194"/>
    <w:rsid w:val="002F2C7B"/>
    <w:rsid w:val="003349F8"/>
    <w:rsid w:val="00343220"/>
    <w:rsid w:val="00375114"/>
    <w:rsid w:val="00390BB7"/>
    <w:rsid w:val="003A0099"/>
    <w:rsid w:val="003F1AAB"/>
    <w:rsid w:val="004728CD"/>
    <w:rsid w:val="004850D2"/>
    <w:rsid w:val="0049380E"/>
    <w:rsid w:val="004A1A56"/>
    <w:rsid w:val="004B0206"/>
    <w:rsid w:val="004B0D90"/>
    <w:rsid w:val="004C7F5B"/>
    <w:rsid w:val="005601FB"/>
    <w:rsid w:val="0057516C"/>
    <w:rsid w:val="00584EAE"/>
    <w:rsid w:val="00593247"/>
    <w:rsid w:val="005F31E0"/>
    <w:rsid w:val="005F5FF9"/>
    <w:rsid w:val="006444C2"/>
    <w:rsid w:val="00644DF6"/>
    <w:rsid w:val="00665BD1"/>
    <w:rsid w:val="00702AF5"/>
    <w:rsid w:val="00723EBE"/>
    <w:rsid w:val="0073070C"/>
    <w:rsid w:val="00774C6C"/>
    <w:rsid w:val="00780912"/>
    <w:rsid w:val="007C0B8D"/>
    <w:rsid w:val="007E7FAB"/>
    <w:rsid w:val="00805C0F"/>
    <w:rsid w:val="00814732"/>
    <w:rsid w:val="00840CDF"/>
    <w:rsid w:val="00844455"/>
    <w:rsid w:val="008452D0"/>
    <w:rsid w:val="008B4734"/>
    <w:rsid w:val="008E000A"/>
    <w:rsid w:val="008F4B2A"/>
    <w:rsid w:val="009204F3"/>
    <w:rsid w:val="00973456"/>
    <w:rsid w:val="00982BC7"/>
    <w:rsid w:val="009B6A52"/>
    <w:rsid w:val="009E2A62"/>
    <w:rsid w:val="009F08D8"/>
    <w:rsid w:val="00A11565"/>
    <w:rsid w:val="00A23614"/>
    <w:rsid w:val="00A665FE"/>
    <w:rsid w:val="00A76E38"/>
    <w:rsid w:val="00A80D7C"/>
    <w:rsid w:val="00AA0E73"/>
    <w:rsid w:val="00B47010"/>
    <w:rsid w:val="00B767F6"/>
    <w:rsid w:val="00BA7765"/>
    <w:rsid w:val="00BE7CC3"/>
    <w:rsid w:val="00BF3C1F"/>
    <w:rsid w:val="00CF1C26"/>
    <w:rsid w:val="00D02885"/>
    <w:rsid w:val="00D22315"/>
    <w:rsid w:val="00DA40DC"/>
    <w:rsid w:val="00DA4E80"/>
    <w:rsid w:val="00DC79A9"/>
    <w:rsid w:val="00DE5706"/>
    <w:rsid w:val="00E239C5"/>
    <w:rsid w:val="00E23F05"/>
    <w:rsid w:val="00E77512"/>
    <w:rsid w:val="00EA754E"/>
    <w:rsid w:val="00EB0671"/>
    <w:rsid w:val="00EF731C"/>
    <w:rsid w:val="00F1679E"/>
    <w:rsid w:val="00F32356"/>
    <w:rsid w:val="00F3368C"/>
    <w:rsid w:val="00F344D3"/>
    <w:rsid w:val="00F60B5A"/>
    <w:rsid w:val="00FA7E94"/>
    <w:rsid w:val="00FC3E7F"/>
    <w:rsid w:val="00FE0DDE"/>
    <w:rsid w:val="00FE7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12CC62B5"/>
  <w15:docId w15:val="{5F380CD4-B3D1-484E-B7A4-D07EDDD24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14"/>
  </w:style>
  <w:style w:type="paragraph" w:styleId="Heading1">
    <w:name w:val="heading 1"/>
    <w:basedOn w:val="Normal"/>
    <w:next w:val="Normal"/>
    <w:link w:val="Heading1Char"/>
    <w:uiPriority w:val="9"/>
    <w:qFormat/>
    <w:rsid w:val="001D57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C79A9"/>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D028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344D3"/>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103399"/>
    <w:rPr>
      <w:color w:val="6666CC"/>
      <w:u w:val="single"/>
    </w:rPr>
  </w:style>
  <w:style w:type="paragraph" w:styleId="NormalWeb">
    <w:name w:val="Normal (Web)"/>
    <w:basedOn w:val="Normal"/>
    <w:uiPriority w:val="99"/>
    <w:unhideWhenUsed/>
    <w:rsid w:val="001033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76E38"/>
    <w:pPr>
      <w:autoSpaceDE w:val="0"/>
      <w:autoSpaceDN w:val="0"/>
      <w:adjustRightInd w:val="0"/>
      <w:spacing w:after="0" w:line="240" w:lineRule="auto"/>
    </w:pPr>
    <w:rPr>
      <w:rFonts w:ascii="Cambria" w:hAnsi="Cambria" w:cs="Cambria"/>
      <w:color w:val="000000"/>
      <w:sz w:val="24"/>
      <w:szCs w:val="24"/>
    </w:rPr>
  </w:style>
  <w:style w:type="paragraph" w:styleId="BodyText3">
    <w:name w:val="Body Text 3"/>
    <w:basedOn w:val="Normal"/>
    <w:link w:val="BodyText3Char"/>
    <w:rsid w:val="00E77512"/>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E77512"/>
    <w:rPr>
      <w:rFonts w:ascii="Times New Roman" w:eastAsia="Times New Roman" w:hAnsi="Times New Roman" w:cs="Times New Roman"/>
      <w:sz w:val="16"/>
      <w:szCs w:val="16"/>
    </w:rPr>
  </w:style>
  <w:style w:type="paragraph" w:customStyle="1" w:styleId="imalignjustify">
    <w:name w:val="imalign_justify"/>
    <w:basedOn w:val="Normal"/>
    <w:rsid w:val="001948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0">
    <w:name w:val="ff0"/>
    <w:basedOn w:val="DefaultParagraphFont"/>
    <w:rsid w:val="001948E4"/>
  </w:style>
  <w:style w:type="paragraph" w:styleId="ListParagraph">
    <w:name w:val="List Paragraph"/>
    <w:basedOn w:val="Normal"/>
    <w:uiPriority w:val="1"/>
    <w:qFormat/>
    <w:rsid w:val="001948E4"/>
    <w:pPr>
      <w:ind w:left="720"/>
      <w:contextualSpacing/>
    </w:pPr>
  </w:style>
  <w:style w:type="paragraph" w:styleId="BalloonText">
    <w:name w:val="Balloon Text"/>
    <w:basedOn w:val="Normal"/>
    <w:link w:val="BalloonTextChar"/>
    <w:uiPriority w:val="99"/>
    <w:semiHidden/>
    <w:unhideWhenUsed/>
    <w:rsid w:val="00DC79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9A9"/>
    <w:rPr>
      <w:rFonts w:ascii="Tahoma" w:hAnsi="Tahoma" w:cs="Tahoma"/>
      <w:sz w:val="16"/>
      <w:szCs w:val="16"/>
    </w:rPr>
  </w:style>
  <w:style w:type="paragraph" w:styleId="BodyText2">
    <w:name w:val="Body Text 2"/>
    <w:basedOn w:val="Normal"/>
    <w:link w:val="BodyText2Char"/>
    <w:uiPriority w:val="99"/>
    <w:semiHidden/>
    <w:unhideWhenUsed/>
    <w:rsid w:val="00DC79A9"/>
    <w:pPr>
      <w:spacing w:after="120" w:line="480" w:lineRule="auto"/>
    </w:pPr>
  </w:style>
  <w:style w:type="character" w:customStyle="1" w:styleId="BodyText2Char">
    <w:name w:val="Body Text 2 Char"/>
    <w:basedOn w:val="DefaultParagraphFont"/>
    <w:link w:val="BodyText2"/>
    <w:uiPriority w:val="99"/>
    <w:semiHidden/>
    <w:rsid w:val="00DC79A9"/>
  </w:style>
  <w:style w:type="character" w:customStyle="1" w:styleId="Heading2Char">
    <w:name w:val="Heading 2 Char"/>
    <w:basedOn w:val="DefaultParagraphFont"/>
    <w:link w:val="Heading2"/>
    <w:rsid w:val="00DC79A9"/>
    <w:rPr>
      <w:rFonts w:ascii="Arial" w:eastAsia="Times New Roman" w:hAnsi="Arial" w:cs="Arial"/>
      <w:b/>
      <w:bCs/>
      <w:i/>
      <w:iCs/>
      <w:sz w:val="28"/>
      <w:szCs w:val="28"/>
    </w:rPr>
  </w:style>
  <w:style w:type="character" w:styleId="Strong">
    <w:name w:val="Strong"/>
    <w:basedOn w:val="DefaultParagraphFont"/>
    <w:uiPriority w:val="22"/>
    <w:qFormat/>
    <w:rsid w:val="008F4B2A"/>
    <w:rPr>
      <w:b/>
      <w:bCs/>
    </w:rPr>
  </w:style>
  <w:style w:type="table" w:styleId="TableGrid">
    <w:name w:val="Table Grid"/>
    <w:basedOn w:val="TableNormal"/>
    <w:uiPriority w:val="59"/>
    <w:rsid w:val="008F4B2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F1679E"/>
    <w:pPr>
      <w:spacing w:after="120"/>
    </w:pPr>
  </w:style>
  <w:style w:type="character" w:customStyle="1" w:styleId="BodyTextChar">
    <w:name w:val="Body Text Char"/>
    <w:basedOn w:val="DefaultParagraphFont"/>
    <w:link w:val="BodyText"/>
    <w:uiPriority w:val="99"/>
    <w:semiHidden/>
    <w:rsid w:val="00F1679E"/>
  </w:style>
  <w:style w:type="paragraph" w:styleId="Header">
    <w:name w:val="header"/>
    <w:basedOn w:val="Normal"/>
    <w:link w:val="HeaderChar"/>
    <w:uiPriority w:val="99"/>
    <w:semiHidden/>
    <w:unhideWhenUsed/>
    <w:rsid w:val="000F67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67DB"/>
  </w:style>
  <w:style w:type="paragraph" w:styleId="Footer">
    <w:name w:val="footer"/>
    <w:basedOn w:val="Normal"/>
    <w:link w:val="FooterChar"/>
    <w:uiPriority w:val="99"/>
    <w:semiHidden/>
    <w:unhideWhenUsed/>
    <w:rsid w:val="000F67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67DB"/>
  </w:style>
  <w:style w:type="character" w:customStyle="1" w:styleId="Heading3Char">
    <w:name w:val="Heading 3 Char"/>
    <w:basedOn w:val="DefaultParagraphFont"/>
    <w:link w:val="Heading3"/>
    <w:uiPriority w:val="9"/>
    <w:semiHidden/>
    <w:rsid w:val="00D0288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D576D"/>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F344D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frared" TargetMode="External"/><Relationship Id="rId18" Type="http://schemas.openxmlformats.org/officeDocument/2006/relationships/image" Target="media/image3.jpeg"/><Relationship Id="rId26" Type="http://schemas.openxmlformats.org/officeDocument/2006/relationships/image" Target="media/image8.jpeg"/><Relationship Id="rId39" Type="http://schemas.openxmlformats.org/officeDocument/2006/relationships/hyperlink" Target="http://wiki.sunfounder.cc/index.php?title=File:2cha2.jpg" TargetMode="External"/><Relationship Id="rId21" Type="http://schemas.openxmlformats.org/officeDocument/2006/relationships/image" Target="media/image5.png"/><Relationship Id="rId34" Type="http://schemas.openxmlformats.org/officeDocument/2006/relationships/hyperlink" Target="http://arduino.esp8266.com/stable/package_esp8266com_index.json)" TargetMode="External"/><Relationship Id="rId42" Type="http://schemas.openxmlformats.org/officeDocument/2006/relationships/image" Target="media/image19.jpeg"/><Relationship Id="rId47" Type="http://schemas.openxmlformats.org/officeDocument/2006/relationships/image" Target="media/image20.emf"/><Relationship Id="rId50" Type="http://schemas.openxmlformats.org/officeDocument/2006/relationships/hyperlink" Target="https://en.wikipedia.org/wiki/Audio_signal" TargetMode="External"/><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hyperlink" Target="http://en.wikipedia.org/wiki/Toyota" TargetMode="Externa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image" Target="media/image11.jpeg"/><Relationship Id="rId11" Type="http://schemas.openxmlformats.org/officeDocument/2006/relationships/hyperlink" Target="http://en.wikipedia.org/wiki/Camera" TargetMode="External"/><Relationship Id="rId24" Type="http://schemas.openxmlformats.org/officeDocument/2006/relationships/hyperlink" Target="https://www.silabs.com/products/development-tools/software/usb-to-uart-bridge-vcp-drivers" TargetMode="External"/><Relationship Id="rId32" Type="http://schemas.openxmlformats.org/officeDocument/2006/relationships/image" Target="media/image14.jpeg"/><Relationship Id="rId37" Type="http://schemas.openxmlformats.org/officeDocument/2006/relationships/hyperlink" Target="http://wiki.sunfounder.cc/index.php?title=File:2cha1.jpg" TargetMode="External"/><Relationship Id="rId40" Type="http://schemas.openxmlformats.org/officeDocument/2006/relationships/image" Target="media/image18.jpeg"/><Relationship Id="rId45" Type="http://schemas.openxmlformats.org/officeDocument/2006/relationships/hyperlink" Target="https://en.wikipedia.org/wiki/Switch" TargetMode="External"/><Relationship Id="rId53" Type="http://schemas.openxmlformats.org/officeDocument/2006/relationships/image" Target="media/image22.png"/><Relationship Id="rId58" Type="http://schemas.openxmlformats.org/officeDocument/2006/relationships/hyperlink" Target="https://docs.blynk.cc/" TargetMode="External"/><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hyperlink" Target="http://www.engineersgarage.com/insight/how-lcd-works" TargetMode="External"/><Relationship Id="rId14" Type="http://schemas.openxmlformats.org/officeDocument/2006/relationships/hyperlink" Target="http://en.wikipedia.org/wiki/LED" TargetMode="External"/><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arduino.esp8266.com/stable/package_esp8266com_index.json)" TargetMode="External"/><Relationship Id="rId43" Type="http://schemas.openxmlformats.org/officeDocument/2006/relationships/hyperlink" Target="https://en.wikipedia.org/wiki/Electric_bell" TargetMode="External"/><Relationship Id="rId48" Type="http://schemas.openxmlformats.org/officeDocument/2006/relationships/hyperlink" Target="https://en.wikipedia.org/wiki/Piezoelectric" TargetMode="External"/><Relationship Id="rId56" Type="http://schemas.openxmlformats.org/officeDocument/2006/relationships/hyperlink" Target="https://docs.blynk.cc/" TargetMode="External"/><Relationship Id="rId64" Type="http://schemas.openxmlformats.org/officeDocument/2006/relationships/theme" Target="theme/theme1.xml"/><Relationship Id="rId8" Type="http://schemas.openxmlformats.org/officeDocument/2006/relationships/hyperlink" Target="http://en.wikipedia.org/wiki/Lexus" TargetMode="External"/><Relationship Id="rId51" Type="http://schemas.openxmlformats.org/officeDocument/2006/relationships/hyperlink" Target="https://en.wikipedia.org/wiki/Piezoelectric_audio_amplifier" TargetMode="External"/><Relationship Id="rId3" Type="http://schemas.openxmlformats.org/officeDocument/2006/relationships/settings" Target="settings.xml"/><Relationship Id="rId12" Type="http://schemas.openxmlformats.org/officeDocument/2006/relationships/hyperlink" Target="http://en.wikipedia.org/wiki/Eye_tracking" TargetMode="External"/><Relationship Id="rId17" Type="http://schemas.openxmlformats.org/officeDocument/2006/relationships/image" Target="media/image2.emf"/><Relationship Id="rId25" Type="http://schemas.openxmlformats.org/officeDocument/2006/relationships/hyperlink" Target="https://www.theengineeringprojects.com/2018/10/introduction-to-arduino-ide.html" TargetMode="External"/><Relationship Id="rId33" Type="http://schemas.openxmlformats.org/officeDocument/2006/relationships/image" Target="media/image15.png"/><Relationship Id="rId38" Type="http://schemas.openxmlformats.org/officeDocument/2006/relationships/image" Target="media/image17.jpeg"/><Relationship Id="rId46" Type="http://schemas.openxmlformats.org/officeDocument/2006/relationships/hyperlink" Target="https://en.wikipedia.org/wiki/Joy_buzzer" TargetMode="External"/><Relationship Id="rId59" Type="http://schemas.openxmlformats.org/officeDocument/2006/relationships/image" Target="media/image25.png"/><Relationship Id="rId20" Type="http://schemas.openxmlformats.org/officeDocument/2006/relationships/image" Target="media/image4.jpeg"/><Relationship Id="rId41" Type="http://schemas.openxmlformats.org/officeDocument/2006/relationships/hyperlink" Target="http://wiki.sunfounder.cc/index.php?title=File:2cha3.jpg" TargetMode="External"/><Relationship Id="rId54" Type="http://schemas.openxmlformats.org/officeDocument/2006/relationships/hyperlink" Target="https://docs.blynk.cc/" TargetMode="External"/><Relationship Id="rId62"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Toyota_Crown" TargetMode="Externa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6.jpeg"/><Relationship Id="rId49" Type="http://schemas.openxmlformats.org/officeDocument/2006/relationships/hyperlink" Target="https://en.wikipedia.org/wiki/Oscillation" TargetMode="External"/><Relationship Id="rId57" Type="http://schemas.openxmlformats.org/officeDocument/2006/relationships/image" Target="media/image24.png"/><Relationship Id="rId10" Type="http://schemas.openxmlformats.org/officeDocument/2006/relationships/hyperlink" Target="http://en.wikipedia.org/wiki/Charge-coupled_device" TargetMode="External"/><Relationship Id="rId31" Type="http://schemas.openxmlformats.org/officeDocument/2006/relationships/image" Target="media/image13.jpeg"/><Relationship Id="rId44" Type="http://schemas.openxmlformats.org/officeDocument/2006/relationships/hyperlink" Target="https://en.wikipedia.org/wiki/Electric_current" TargetMode="External"/><Relationship Id="rId52" Type="http://schemas.openxmlformats.org/officeDocument/2006/relationships/image" Target="media/image21.jpeg"/><Relationship Id="rId60" Type="http://schemas.openxmlformats.org/officeDocument/2006/relationships/hyperlink" Target="https://docs.blynk.cc/" TargetMode="External"/><Relationship Id="rId4" Type="http://schemas.openxmlformats.org/officeDocument/2006/relationships/webSettings" Target="webSettings.xml"/><Relationship Id="rId9" Type="http://schemas.openxmlformats.org/officeDocument/2006/relationships/hyperlink" Target="http://en.wikipedia.org/wiki/Pre-Collision_System_%28PCS%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47</Pages>
  <Words>6783</Words>
  <Characters>38665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45358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heyshiya kaavia</cp:lastModifiedBy>
  <cp:revision>104</cp:revision>
  <dcterms:created xsi:type="dcterms:W3CDTF">2022-11-02T05:16:00Z</dcterms:created>
  <dcterms:modified xsi:type="dcterms:W3CDTF">2023-06-16T03:40:00Z</dcterms:modified>
</cp:coreProperties>
</file>